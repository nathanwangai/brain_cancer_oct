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C1EF2" w14:textId="223C2BA1" w:rsidR="002753C8" w:rsidRDefault="002753C8" w:rsidP="006B1BC4">
      <w:pPr>
        <w:pStyle w:val="02Author"/>
        <w:rPr>
          <w:smallCaps w:val="0"/>
          <w:color w:val="auto"/>
          <w:spacing w:val="10"/>
          <w:kern w:val="32"/>
          <w:sz w:val="32"/>
        </w:rPr>
      </w:pPr>
      <w:r w:rsidRPr="002753C8">
        <w:rPr>
          <w:smallCaps w:val="0"/>
          <w:color w:val="auto"/>
          <w:spacing w:val="10"/>
          <w:kern w:val="32"/>
          <w:sz w:val="32"/>
        </w:rPr>
        <w:t xml:space="preserve">Deep learning-based </w:t>
      </w:r>
      <w:r w:rsidR="008814BC">
        <w:rPr>
          <w:smallCaps w:val="0"/>
          <w:color w:val="auto"/>
          <w:spacing w:val="10"/>
          <w:kern w:val="32"/>
          <w:sz w:val="32"/>
        </w:rPr>
        <w:t>optical coherence tomography</w:t>
      </w:r>
      <w:r w:rsidRPr="002753C8">
        <w:rPr>
          <w:smallCaps w:val="0"/>
          <w:color w:val="auto"/>
          <w:spacing w:val="10"/>
          <w:kern w:val="32"/>
          <w:sz w:val="32"/>
        </w:rPr>
        <w:t xml:space="preserve"> image analysis of human brain cancer</w:t>
      </w:r>
    </w:p>
    <w:p w14:paraId="43A1E2EF" w14:textId="0032B715" w:rsidR="00497360" w:rsidRPr="002753C8" w:rsidRDefault="002753C8" w:rsidP="006B1BC4">
      <w:pPr>
        <w:pStyle w:val="02Author"/>
        <w:rPr>
          <w:vertAlign w:val="superscript"/>
        </w:rPr>
      </w:pPr>
      <w:r>
        <w:t>Nathan Wang</w:t>
      </w:r>
      <w:r w:rsidR="00497360">
        <w:t>,</w:t>
      </w:r>
      <w:r w:rsidR="00497360">
        <w:rPr>
          <w:vertAlign w:val="superscript"/>
        </w:rPr>
        <w:t>1</w:t>
      </w:r>
      <w:r w:rsidR="00497360">
        <w:t xml:space="preserve"> </w:t>
      </w:r>
      <w:r>
        <w:t>Cheng-Yu Lee</w:t>
      </w:r>
      <w:r w:rsidR="00497360">
        <w:t>,</w:t>
      </w:r>
      <w:r w:rsidR="00497360">
        <w:rPr>
          <w:vertAlign w:val="superscript"/>
        </w:rPr>
        <w:t>2</w:t>
      </w:r>
      <w:r w:rsidR="00497360">
        <w:t xml:space="preserve"> and </w:t>
      </w:r>
      <w:r>
        <w:t>Hyeon-Cheol Park,</w:t>
      </w:r>
      <w:r>
        <w:rPr>
          <w:vertAlign w:val="superscript"/>
        </w:rPr>
        <w:t>1</w:t>
      </w:r>
      <w:r>
        <w:t xml:space="preserve"> David W. Nauen,</w:t>
      </w:r>
      <w:r>
        <w:rPr>
          <w:vertAlign w:val="superscript"/>
        </w:rPr>
        <w:t>3</w:t>
      </w:r>
      <w:r>
        <w:t xml:space="preserve"> </w:t>
      </w:r>
      <w:proofErr w:type="spellStart"/>
      <w:r>
        <w:t>Kaisorn</w:t>
      </w:r>
      <w:proofErr w:type="spellEnd"/>
      <w:r>
        <w:t xml:space="preserve"> L. Chaichana,</w:t>
      </w:r>
      <w:r>
        <w:rPr>
          <w:vertAlign w:val="superscript"/>
        </w:rPr>
        <w:t>4</w:t>
      </w:r>
      <w:r>
        <w:t xml:space="preserve"> Alfredo Quinones-Hinojosa,</w:t>
      </w:r>
      <w:r>
        <w:rPr>
          <w:vertAlign w:val="superscript"/>
        </w:rPr>
        <w:t>4</w:t>
      </w:r>
      <w:r>
        <w:t xml:space="preserve"> Chetan Bettegowda,</w:t>
      </w:r>
      <w:r>
        <w:rPr>
          <w:vertAlign w:val="superscript"/>
        </w:rPr>
        <w:t>5</w:t>
      </w:r>
      <w:r>
        <w:t xml:space="preserve"> Xingde Li</w:t>
      </w:r>
      <w:r>
        <w:rPr>
          <w:vertAlign w:val="superscript"/>
        </w:rPr>
        <w:t>1</w:t>
      </w:r>
    </w:p>
    <w:p w14:paraId="60A70ED3" w14:textId="02A5305D" w:rsidR="002753C8" w:rsidRPr="002753C8" w:rsidRDefault="002753C8" w:rsidP="006B1BC4">
      <w:pPr>
        <w:pStyle w:val="04Email"/>
        <w:rPr>
          <w:color w:val="auto"/>
        </w:rPr>
      </w:pPr>
      <w:r w:rsidRPr="002753C8">
        <w:rPr>
          <w:color w:val="auto"/>
          <w:vertAlign w:val="superscript"/>
        </w:rPr>
        <w:t>1</w:t>
      </w:r>
      <w:r w:rsidRPr="002753C8">
        <w:rPr>
          <w:color w:val="auto"/>
        </w:rPr>
        <w:t>Department of Biomedical Engineering, Johns Hopkins University, Baltimore, MD 21205, USA</w:t>
      </w:r>
    </w:p>
    <w:p w14:paraId="03F0A68C" w14:textId="24E4C42A" w:rsidR="002753C8" w:rsidRPr="002753C8" w:rsidRDefault="002753C8" w:rsidP="006B1BC4">
      <w:pPr>
        <w:pStyle w:val="04Email"/>
        <w:rPr>
          <w:color w:val="auto"/>
        </w:rPr>
      </w:pPr>
      <w:r w:rsidRPr="002753C8">
        <w:rPr>
          <w:color w:val="auto"/>
          <w:vertAlign w:val="superscript"/>
        </w:rPr>
        <w:t>2</w:t>
      </w:r>
      <w:r w:rsidRPr="002753C8">
        <w:rPr>
          <w:color w:val="auto"/>
        </w:rPr>
        <w:t xml:space="preserve">Department of Electrical and Computer Engineering, Johns Hopkins </w:t>
      </w:r>
      <w:r w:rsidR="007546DB">
        <w:rPr>
          <w:color w:val="auto"/>
        </w:rPr>
        <w:t>University, Baltimore, MD 21218</w:t>
      </w:r>
      <w:r w:rsidR="003B2C29">
        <w:rPr>
          <w:color w:val="auto"/>
        </w:rPr>
        <w:t>,</w:t>
      </w:r>
      <w:r w:rsidRPr="002753C8">
        <w:rPr>
          <w:color w:val="auto"/>
        </w:rPr>
        <w:t xml:space="preserve"> USA</w:t>
      </w:r>
    </w:p>
    <w:p w14:paraId="4231FFEF" w14:textId="230895D8" w:rsidR="002753C8" w:rsidRPr="002753C8" w:rsidRDefault="002753C8" w:rsidP="006B1BC4">
      <w:pPr>
        <w:pStyle w:val="04Email"/>
        <w:rPr>
          <w:color w:val="auto"/>
        </w:rPr>
      </w:pPr>
      <w:r w:rsidRPr="002753C8">
        <w:rPr>
          <w:color w:val="auto"/>
          <w:vertAlign w:val="superscript"/>
        </w:rPr>
        <w:t>3</w:t>
      </w:r>
      <w:r w:rsidRPr="002753C8">
        <w:rPr>
          <w:color w:val="auto"/>
        </w:rPr>
        <w:t xml:space="preserve">Department of Pathology, Johns Hopkins University School of Medicine, Baltimore, MD 21205, USA </w:t>
      </w:r>
    </w:p>
    <w:p w14:paraId="13343AB6" w14:textId="35F9D55A" w:rsidR="002753C8" w:rsidRPr="002753C8" w:rsidRDefault="002753C8" w:rsidP="006B1BC4">
      <w:pPr>
        <w:pStyle w:val="04Email"/>
        <w:rPr>
          <w:color w:val="auto"/>
        </w:rPr>
      </w:pPr>
      <w:r w:rsidRPr="002753C8">
        <w:rPr>
          <w:color w:val="auto"/>
          <w:vertAlign w:val="superscript"/>
        </w:rPr>
        <w:t>4</w:t>
      </w:r>
      <w:r w:rsidRPr="002753C8">
        <w:rPr>
          <w:color w:val="auto"/>
        </w:rPr>
        <w:t xml:space="preserve">Department of Neurologic Surgery, Mayo Clinic, Jacksonville, FL 32224, USA </w:t>
      </w:r>
    </w:p>
    <w:p w14:paraId="71FD21EE" w14:textId="044B5E6F" w:rsidR="002753C8" w:rsidRPr="002753C8" w:rsidRDefault="002753C8" w:rsidP="006B1BC4">
      <w:pPr>
        <w:pStyle w:val="04Email"/>
        <w:rPr>
          <w:color w:val="auto"/>
        </w:rPr>
      </w:pPr>
      <w:r w:rsidRPr="002753C8">
        <w:rPr>
          <w:color w:val="auto"/>
          <w:vertAlign w:val="superscript"/>
        </w:rPr>
        <w:t>5</w:t>
      </w:r>
      <w:r w:rsidRPr="002753C8">
        <w:rPr>
          <w:color w:val="auto"/>
        </w:rPr>
        <w:t>Department of Neurosurgery, Johns Hopkins University School of Medicine, Baltimore, MD 21205, USA</w:t>
      </w:r>
    </w:p>
    <w:p w14:paraId="0EF8C28E" w14:textId="5A5F04D2" w:rsidR="00497360" w:rsidRDefault="00497360" w:rsidP="006B1BC4">
      <w:pPr>
        <w:pStyle w:val="04Email"/>
      </w:pPr>
      <w:r w:rsidRPr="00497360">
        <w:t>*</w:t>
      </w:r>
      <w:r w:rsidR="002753C8">
        <w:t>xingde@jhu.edu</w:t>
      </w:r>
    </w:p>
    <w:p w14:paraId="784C8851" w14:textId="2DD2F4CC" w:rsidR="00497360" w:rsidRDefault="00497360" w:rsidP="006B1BC4">
      <w:pPr>
        <w:pStyle w:val="06AbstractBody"/>
      </w:pPr>
      <w:r w:rsidRPr="00827636">
        <w:rPr>
          <w:rFonts w:cs="Times New Roman"/>
          <w:b/>
        </w:rPr>
        <w:t>Abstract:</w:t>
      </w:r>
      <w:r w:rsidRPr="00437F52">
        <w:t xml:space="preserve"> </w:t>
      </w:r>
      <w:r w:rsidR="002753C8" w:rsidRPr="002753C8">
        <w:t>Real-time intraoperative delineation of cancer and non-cancer brain tissues, especially in the eloquent cortex, is critical for thorough cancer resection, lengthening survival, and improving quality of life. Prior studies have established that thresholding optical attenuation values reveal</w:t>
      </w:r>
      <w:r w:rsidR="00D65C6A">
        <w:t xml:space="preserve">s </w:t>
      </w:r>
      <w:r w:rsidR="002753C8" w:rsidRPr="002753C8">
        <w:t>cancer regions with high sensitivity and specificity. Howeve</w:t>
      </w:r>
      <w:r w:rsidR="008814BC">
        <w:t xml:space="preserve">r, threshold of a single value </w:t>
      </w:r>
      <w:r w:rsidR="002753C8" w:rsidRPr="002753C8">
        <w:t xml:space="preserve">disregards local information </w:t>
      </w:r>
      <w:r w:rsidR="00D65C6A">
        <w:t>important to making</w:t>
      </w:r>
      <w:r w:rsidR="002753C8" w:rsidRPr="002753C8">
        <w:t xml:space="preserve"> more robust predictions. Hence, we propose deep convolutional neural networks (CNNs) trained on labeled OCT images and co-occurrence matrix features extracted from these images to synergize attenuation</w:t>
      </w:r>
      <w:r w:rsidR="00D65C6A">
        <w:t xml:space="preserve"> characteristics</w:t>
      </w:r>
      <w:r w:rsidR="002753C8" w:rsidRPr="002753C8">
        <w:t xml:space="preserve"> and texture features</w:t>
      </w:r>
      <w:ins w:id="0" w:author="ShuangHeng Wang" w:date="2022-11-12T21:03:00Z">
        <w:r w:rsidR="00187C0D">
          <w:t>.</w:t>
        </w:r>
      </w:ins>
      <w:del w:id="1" w:author="ShuangHeng Wang" w:date="2022-11-12T21:03:00Z">
        <w:r w:rsidR="002753C8" w:rsidRPr="002753C8" w:rsidDel="00187C0D">
          <w:delText>, allowing for accurate and reliable decision-making</w:delText>
        </w:r>
      </w:del>
      <w:r w:rsidR="002753C8" w:rsidRPr="002753C8">
        <w:t>. Specifically, we adapt a deep ensemble model trained on 5,831 examples in a training dataset of 7 patients</w:t>
      </w:r>
      <w:ins w:id="2" w:author="ShuangHeng Wang" w:date="2022-11-12T21:06:00Z">
        <w:r w:rsidR="007F38C1">
          <w:t>. We</w:t>
        </w:r>
      </w:ins>
      <w:del w:id="3" w:author="ShuangHeng Wang" w:date="2022-11-12T21:05:00Z">
        <w:r w:rsidR="002753C8" w:rsidRPr="002753C8" w:rsidDel="007F38C1">
          <w:delText xml:space="preserve"> </w:delText>
        </w:r>
      </w:del>
      <w:ins w:id="4" w:author="ShuangHeng Wang" w:date="2022-11-12T21:12:00Z">
        <w:r w:rsidR="000A0CEC">
          <w:t xml:space="preserve"> </w:t>
        </w:r>
      </w:ins>
      <w:del w:id="5" w:author="ShuangHeng Wang" w:date="2022-11-12T21:05:00Z">
        <w:r w:rsidR="002753C8" w:rsidRPr="002753C8" w:rsidDel="007F38C1">
          <w:delText xml:space="preserve">and </w:delText>
        </w:r>
      </w:del>
      <w:r w:rsidR="002753C8" w:rsidRPr="002753C8">
        <w:t>obtain 93.31% sensitivity and 97.04% specificity on a holdout set of 4 patients</w:t>
      </w:r>
      <w:r w:rsidR="00D65C6A">
        <w:t xml:space="preserve"> </w:t>
      </w:r>
      <w:ins w:id="6" w:author="ShuangHeng Wang" w:date="2022-11-12T21:05:00Z">
        <w:r w:rsidR="002D35C3">
          <w:t>without the need for beam profile normalizatio</w:t>
        </w:r>
        <w:r w:rsidR="007F38C1">
          <w:t>n using a reference phantom</w:t>
        </w:r>
      </w:ins>
      <w:del w:id="7" w:author="ShuangHeng Wang" w:date="2022-11-12T21:05:00Z">
        <w:r w:rsidR="00D65C6A" w:rsidDel="002D35C3">
          <w:delText>with high confidence</w:delText>
        </w:r>
      </w:del>
      <w:r w:rsidR="002753C8" w:rsidRPr="002753C8">
        <w:t xml:space="preserve">. The segmentation maps produced by parsing the OCT volume and tiling the outputs of our model are in excellent agreement with </w:t>
      </w:r>
      <w:r w:rsidR="009B6B3C">
        <w:t>attenuation mapping-based methods</w:t>
      </w:r>
      <w:r w:rsidR="002753C8" w:rsidRPr="002753C8">
        <w:t xml:space="preserve">. </w:t>
      </w:r>
      <w:r w:rsidR="00D65C6A">
        <w:t>Our new approach for this important application</w:t>
      </w:r>
      <w:r w:rsidR="002753C8" w:rsidRPr="002753C8">
        <w:t xml:space="preserve"> </w:t>
      </w:r>
      <w:r w:rsidR="008814BC">
        <w:t>has considerable implications</w:t>
      </w:r>
      <w:r w:rsidR="002753C8" w:rsidRPr="002753C8">
        <w:t xml:space="preserve"> for clinical translation.</w:t>
      </w:r>
    </w:p>
    <w:p w14:paraId="2B167740" w14:textId="2040C12E" w:rsidR="00497360" w:rsidRDefault="00497360" w:rsidP="006B1BC4">
      <w:pPr>
        <w:pStyle w:val="07Copyright"/>
      </w:pPr>
      <w:r>
        <w:t>© 20</w:t>
      </w:r>
      <w:r w:rsidR="002E0DDB">
        <w:t>2</w:t>
      </w:r>
      <w:r w:rsidR="00A53A6B">
        <w:t>2</w:t>
      </w:r>
      <w:r>
        <w:t xml:space="preserve"> </w:t>
      </w:r>
      <w:r w:rsidR="005D1EBA">
        <w:t>Optica Publishing Group</w:t>
      </w:r>
      <w:r>
        <w:t xml:space="preserve"> </w:t>
      </w:r>
      <w:r w:rsidRPr="004703FE">
        <w:t xml:space="preserve">under the terms of the </w:t>
      </w:r>
      <w:hyperlink r:id="rId6" w:history="1">
        <w:r w:rsidR="005D1EBA">
          <w:rPr>
            <w:color w:val="2F2FB1"/>
          </w:rPr>
          <w:t>Optica Publishing Group</w:t>
        </w:r>
        <w:r w:rsidRPr="009502FD">
          <w:rPr>
            <w:color w:val="2F2FB1"/>
          </w:rPr>
          <w:t xml:space="preserve"> Open Access Publishing Agreement</w:t>
        </w:r>
      </w:hyperlink>
    </w:p>
    <w:p w14:paraId="3B2394DC" w14:textId="77777777" w:rsidR="002753C8" w:rsidRPr="002D5717" w:rsidRDefault="002753C8" w:rsidP="002D5717">
      <w:pPr>
        <w:pStyle w:val="08SectionHeader10"/>
        <w:numPr>
          <w:ilvl w:val="0"/>
          <w:numId w:val="5"/>
        </w:numPr>
        <w:rPr>
          <w:rFonts w:ascii="Times New Roman" w:hAnsi="Times New Roman" w:cs="Times New Roman"/>
        </w:rPr>
      </w:pPr>
      <w:r w:rsidRPr="002D5717">
        <w:rPr>
          <w:rFonts w:ascii="Times New Roman" w:hAnsi="Times New Roman" w:cs="Times New Roman"/>
        </w:rPr>
        <w:t>Introduction</w:t>
      </w:r>
    </w:p>
    <w:p w14:paraId="7BD95EF0" w14:textId="687C303F" w:rsidR="002753C8" w:rsidRPr="002D5717" w:rsidRDefault="002753C8" w:rsidP="002D5717">
      <w:pPr>
        <w:pStyle w:val="08SectionHeader1"/>
        <w:numPr>
          <w:ilvl w:val="0"/>
          <w:numId w:val="0"/>
        </w:numPr>
        <w:jc w:val="both"/>
        <w:rPr>
          <w:rFonts w:ascii="Times New Roman" w:hAnsi="Times New Roman" w:cs="Times New Roman"/>
          <w:b w:val="0"/>
          <w:bCs/>
          <w:szCs w:val="20"/>
        </w:rPr>
      </w:pPr>
      <w:r w:rsidRPr="002D5717">
        <w:rPr>
          <w:rFonts w:ascii="Times New Roman" w:hAnsi="Times New Roman" w:cs="Times New Roman"/>
          <w:b w:val="0"/>
          <w:bCs/>
          <w:szCs w:val="20"/>
        </w:rPr>
        <w:t xml:space="preserve">Optimal brain tumor resection, defined as maximal removal of cancerous tissues while sparing surrounding noncancerous tissues, is the key to delaying tumor recurrence and minimizing surgery-inflicted neurological damage, thus increasing patient quality of life and survival time </w:t>
      </w:r>
      <w:r w:rsidRPr="007F38C1">
        <w:rPr>
          <w:rFonts w:ascii="Times New Roman" w:hAnsi="Times New Roman" w:cs="Times New Roman"/>
          <w:b w:val="0"/>
          <w:bCs/>
          <w:szCs w:val="20"/>
        </w:rPr>
        <w:fldChar w:fldCharType="begin"/>
      </w:r>
      <w:r w:rsidR="00EF29AA" w:rsidRPr="007F38C1">
        <w:rPr>
          <w:rFonts w:ascii="Times New Roman" w:hAnsi="Times New Roman" w:cs="Times New Roman"/>
          <w:b w:val="0"/>
          <w:bCs/>
          <w:szCs w:val="20"/>
        </w:rPr>
        <w:instrText xml:space="preserve"> ADDIN ZOTERO_ITEM CSL_CITATION {"citationID":"iyIXk2Ev","properties":{"formattedCitation":"[1,2]","plainCitation":"[1,2]","noteIndex":0},"citationItems":[{"id":147,"uris":["http://zotero.org/users/local/BYpkgyKc/items/WJUJUGLW"],"itemData":{"id":147,"type":"article-journal","abstract":"OBJECT: The value of extent of resection (EOR) in improving survival in patients with glioblastoma multiforme (GBM) remains controversial. Specifically, it is unclear what proportion of contrast-enhancing tumor must be resected for a survival advantage and how much survival improves beyond this threshold. The authors attempt to define these values for the patient with newly diagnosed GBM in the modern neurosurgical era.\nMETHODS: The authors identified 500 consecutive newly diagnosed patients with supratentorial GBM treated at the University of California, San Francisco between 1997 and 2009. Clinical, radiographic, and outcome parameters were measured for each case, including MR imaging-based volumetric tumor analysis.\nRESULTS: The patients had a median age of 60 years and presented with a median Karnofsky Performance Scale (KPS) score of 80. The mean clinical follow-up period was 15.3 months, and no patient was unaccounted for. All patients underwent resection followed by chemotherapy and radiation therapy. The median postoperative tumor volume was 2.3 cm(3), equating to a 96% EOR. The median overall survival was 12.2 months. Using Cox proportional hazards analysis, age, KPS score, and EOR were predictive of survival (p &lt; 0.0001). A significant survival advantage was seen with as little as 78% EOR, and stepwise improvement in survival was evident even in the 95%-100% EOR range. A recursive partitioning analysis validated these findings and provided additional risk stratification parameters related to age, EOR, and tumor burden.\nCONCLUSIONS: For patients with newly diagnosed GBMs, aggressive EOR equates to improvement in overall survival, even at the highest levels of resection. Interestingly, subtotal resections as low as 78% also correspond to a survival benefit.","container-title":"Journal of Neurosurgery","DOI":"10.3171/2011.2.jns10998","ISSN":"1933-0693","issue":"1","journalAbbreviation":"J Neurosurg","language":"eng","note":"PMID: 21417701","page":"3-8","source":"PubMed","title":"An extent of resection threshold for newly diagnosed glioblastomas","volume":"115","author":[{"family":"Sanai","given":"Nader"},{"family":"Polley","given":"Mei-Yin"},{"family":"McDermott","given":"Michael W."},{"family":"Parsa","given":"Andrew T."},{"family":"Berger","given":"Mitchel S."}],"issued":{"date-parts":[["2011",7]]}},"label":"page"},{"id":149,"uris":["http://zotero.org/users/local/BYpkgyKc/items/HYU2TBTZ"],"itemData":{"id":149,"type":"article-journal","abstract":"OBJECT: With recent advances in the adjuvant treatment of malignant brain astrocytomas, it is increasingly debated whether extent of resection affects survival. In this study, the authors investigate this issue after primary and revision resection of these lesions.\nMETHODS: The authors retrospectively reviewed the cases of 1215 patients who underwent surgery for malignant brain astrocytomas (World Health Organization [WHO] Grade III or IV) at a single institution from 1996 to 2006. Patients with deep-seated or unresectable lesions were excluded. Based on MR imaging results obtained &lt; 48 hours after surgery, gross-total resection (GTR) was defined as no residual enhancement, near-total resection (NTR) as having thin rim enhancement of the resection cavity only, and subtotal resection (STR) as having residual nodular enhancement. The independent association of extent of resection and subsequent survival was assessed via a multivariate proportional hazards regression analysis.\nRESULTS: Magnetic resonance imaging studies were available for review in 949 cases. The mean age and mean Karnofsky Performance Scale (KPS) score at time of surgery were 51 +/- 16 years and 80 +/- 10, respectively. Surgery consisted of primary resection in 549 patients (58%) and revision resection for tumor recurrence in 400 patients (42%). The lesion was WHO Grade IV in 700 patients (74%) and Grade III in 249 (26%); there were 167 astrocytomas and 82 mixed oligoastrocytoma. Among patients who underwent resection, GTR, NTR, and STR were achieved in 330 (35%), 388 (41%), and 231 cases (24%), respectively. Adjusting for factors associated with survival (for example, age, KPS score, Gliadel and/or temozolomide use, and subsequent resection), GTR versus NTR (p &lt; 0.05) and NTR versus STR (p &lt; 0.05) were independently associated with improved survival after both primary and revision resection of glioblastoma multiforme (GBM). For primary GBM resection, the median survival after GTR, NTR, and STR was 13, 11, and 8 months, respectively. After revision resection, the median survival after GTR, NTR, and STR was 11, 9, and 5 months, respectively. Adjusting for factors associated with survival for WHO Grade III astrocytoma (age, KPS score, and revision resection), GTR versus STR (p &lt; 0.05) was associated with improved survival. Gross-total resection versus NTR was not associated with an independent survival benefit in patients with WHO Grade III astrocytomas. The median survival after primary resection of WHO Grade III (mixed oligoastrocytomas excluded) for GTR, NTR, and STR was 58, 46, and 34 months, respectively.\nCONCLUSIONS: In the authors' experience with both primary and secondary resection of malignant brain astrocytomas, increasing extent of resection was associated with improved survival independent of age, degree of disability, WHO grade, or subsequent treatment modalities used. The maximum extent of resection should be safely attempted while minimizing the risk of surgically induced neurological injury.","container-title":"Journal of Neurosurgery","DOI":"10.3171/2008.4.17536","ISSN":"0022-3085","issue":"1","journalAbbreviation":"J Neurosurg","language":"eng","note":"PMID: 18847342","page":"156-162","source":"PubMed","title":"Independent association of extent of resection with survival in patients with malignant brain astrocytoma","volume":"110","author":[{"family":"McGirt","given":"Matthew J."},{"family":"Chaichana","given":"Kaisorn L."},{"family":"Gathinji","given":"Muraya"},{"family":"Attenello","given":"Frank J."},{"family":"Than","given":"Khoi"},{"family":"Olivi","given":"Alessandro"},{"family":"Weingart","given":"Jon D."},{"family":"Brem","given":"Henry"},{"family":"Quiñones-Hinojosa","given":"Alf Redo"}],"issued":{"date-parts":[["2009",1]]}},"label":"page"}],"schema":"https://github.com/citation-style-language/schema/raw/master/csl-citation.json"} </w:instrText>
      </w:r>
      <w:r w:rsidRPr="007F38C1">
        <w:rPr>
          <w:rFonts w:ascii="Times New Roman" w:hAnsi="Times New Roman" w:cs="Times New Roman"/>
          <w:b w:val="0"/>
          <w:bCs/>
          <w:szCs w:val="20"/>
        </w:rPr>
        <w:fldChar w:fldCharType="separate"/>
      </w:r>
      <w:r w:rsidR="00EF29AA" w:rsidRPr="007F38C1">
        <w:rPr>
          <w:rFonts w:ascii="Times New Roman" w:hAnsi="Times New Roman" w:cs="Times New Roman"/>
          <w:b w:val="0"/>
          <w:bCs/>
          <w:rPrChange w:id="8" w:author="ShuangHeng Wang" w:date="2022-11-12T21:06:00Z">
            <w:rPr>
              <w:rFonts w:ascii="Times New Roman" w:hAnsi="Times New Roman" w:cs="Times New Roman"/>
            </w:rPr>
          </w:rPrChange>
        </w:rPr>
        <w:t>[1,2]</w:t>
      </w:r>
      <w:r w:rsidRPr="007F38C1">
        <w:rPr>
          <w:rFonts w:ascii="Times New Roman" w:hAnsi="Times New Roman" w:cs="Times New Roman"/>
          <w:b w:val="0"/>
          <w:bCs/>
          <w:szCs w:val="20"/>
        </w:rPr>
        <w:fldChar w:fldCharType="end"/>
      </w:r>
      <w:r w:rsidRPr="002D5717">
        <w:rPr>
          <w:rFonts w:ascii="Times New Roman" w:hAnsi="Times New Roman" w:cs="Times New Roman"/>
          <w:b w:val="0"/>
          <w:bCs/>
          <w:szCs w:val="20"/>
        </w:rPr>
        <w:t>. This is a challenging problem, especially in the eloquent cort</w:t>
      </w:r>
      <w:r w:rsidR="008814BC" w:rsidRPr="002D5717">
        <w:rPr>
          <w:rFonts w:ascii="Times New Roman" w:hAnsi="Times New Roman" w:cs="Times New Roman"/>
          <w:b w:val="0"/>
          <w:bCs/>
          <w:szCs w:val="20"/>
        </w:rPr>
        <w:t xml:space="preserve">ical and subcortical regions </w:t>
      </w:r>
      <w:r w:rsidRPr="002D5717">
        <w:rPr>
          <w:rFonts w:ascii="Times New Roman" w:hAnsi="Times New Roman" w:cs="Times New Roman"/>
          <w:b w:val="0"/>
          <w:bCs/>
          <w:szCs w:val="20"/>
        </w:rPr>
        <w:t xml:space="preserve">where high resection precision is required </w:t>
      </w:r>
      <w:r w:rsidRPr="002D5717">
        <w:rPr>
          <w:rFonts w:ascii="Times New Roman" w:hAnsi="Times New Roman" w:cs="Times New Roman"/>
          <w:b w:val="0"/>
          <w:bCs/>
          <w:szCs w:val="20"/>
        </w:rPr>
        <w:fldChar w:fldCharType="begin"/>
      </w:r>
      <w:r w:rsidR="00EF29AA" w:rsidRPr="002D5717">
        <w:rPr>
          <w:rFonts w:ascii="Times New Roman" w:hAnsi="Times New Roman" w:cs="Times New Roman"/>
          <w:b w:val="0"/>
          <w:bCs/>
          <w:szCs w:val="20"/>
        </w:rPr>
        <w:instrText xml:space="preserve"> ADDIN ZOTERO_ITEM CSL_CITATION {"citationID":"6zls6xIG","properties":{"formattedCitation":"[3]","plainCitation":"[3]","noteIndex":0},"citationItems":[{"id":151,"uris":["http://zotero.org/users/local/BYpkgyKc/items/27DBZ49P"],"itemData":{"id":151,"type":"article-journal","abstract":"OBJECT: Intraoperative stimulation mapping of subcortical white matter tracts during the resection of gliomas has become a valuable surgical adjunct that is used to reduce morbidity associated with tumor removal. The purpose of this retrospective analysis was to assess the morbidity and functional outcome associated with this method, thus allowing the surgeon to predict the likelihood of causing a temporary or permanent motor deficit.\nMETHODS: In this study, the authors report their experience with intraoperative stimulation mapping to locate subcortical motor pathways in 294 patients who underwent surgery for hemispheric gliomas within or adjacent to the rolandic cortex. Data were collected regarding intraoperative cortical and subcortical stimulation mapping results, along with the patient's neurological status pre- and postoperatively. For patients in whom an additional motor deficit occurred postoperatively, its evolution was examined. Of 294 patients, an additional postoperative motor deficit occurred in 60 (20.4%). Of those 60, 23 (38%) recovered to their preoperative baseline status within the 1st postoperative week. Another 12 (20%) recovered from their postoperative motor deficit by the end of the 4th postoperative week, and 11 more recovered to their baseline status by the end of the 3rd postoperative month. Thus, 46 (76.7%) of 60 patients with postoperative motor deficits regained their baseline function within the first 90 days after surgery. The remaining 14 patients (4.8% of the entire study population of 294) had a persistent motor deficit after 3 months. Patients whose subcortical pathways were identified with stimulation mapping were more prone to develop an additional (temporary or permanent) motor deficit than those in whom subcortical pathways could not be identified (27.5% compared with 13.1%, p = 0.003). This was also true when additional (permanent) motor deficits lasted more than 3 months (7.4% when subcortical pathways were found, compared with 2.1% when they were not found; p = 0.041).\nCONCLUSIONS: In patients with gliomas that are located within or adjacent to the rolandic cortex and, thus, the descending motor tracts, stimulation mapping of subcortical pathways enables the surgeon to identify these descending motor pathways during tumor removal and to achieve an acceptable rate of permanent morbidity in these high-risk functional areas.","container-title":"Journal of Neurosurgery","DOI":"10.3171/jns.2004.100.3.0369","ISSN":"0022-3085","issue":"3","journalAbbreviation":"J Neurosurg","language":"eng","note":"PMID: 15035270","page":"369-375","source":"PubMed","title":"Intraoperative subcortical stimulation mapping for hemispherical perirolandic gliomas located within or adjacent to the descending motor pathways: evaluation of morbidity and assessment of functional outcome in 294 patients","title-short":"Intraoperative subcortical stimulation mapping for hemispherical perirolandic gliomas located within or adjacent to the descending motor pathways","volume":"100","author":[{"family":"Keles","given":"G. Evren"},{"family":"Lundin","given":"David A."},{"family":"Lamborn","given":"Kathleen R."},{"family":"Chang","given":"Edward F."},{"family":"Ojemann","given":"George"},{"family":"Berger","given":"Mitchel S."}],"issued":{"date-parts":[["2004",3]]}}}],"schema":"https://github.com/citation-style-language/schema/raw/master/csl-citation.json"} </w:instrText>
      </w:r>
      <w:r w:rsidRPr="002D5717">
        <w:rPr>
          <w:rFonts w:ascii="Times New Roman" w:hAnsi="Times New Roman" w:cs="Times New Roman"/>
          <w:b w:val="0"/>
          <w:bCs/>
          <w:szCs w:val="20"/>
        </w:rPr>
        <w:fldChar w:fldCharType="separate"/>
      </w:r>
      <w:r w:rsidRPr="002D5717">
        <w:rPr>
          <w:rFonts w:ascii="Times New Roman" w:hAnsi="Times New Roman" w:cs="Times New Roman"/>
          <w:b w:val="0"/>
          <w:bCs/>
          <w:szCs w:val="20"/>
        </w:rPr>
        <w:t>[3]</w:t>
      </w:r>
      <w:r w:rsidRPr="002D5717">
        <w:rPr>
          <w:rFonts w:ascii="Times New Roman" w:hAnsi="Times New Roman" w:cs="Times New Roman"/>
          <w:b w:val="0"/>
          <w:bCs/>
          <w:szCs w:val="20"/>
        </w:rPr>
        <w:fldChar w:fldCharType="end"/>
      </w:r>
      <w:r w:rsidRPr="002D5717">
        <w:rPr>
          <w:rFonts w:ascii="Times New Roman" w:hAnsi="Times New Roman" w:cs="Times New Roman"/>
          <w:b w:val="0"/>
          <w:bCs/>
          <w:szCs w:val="20"/>
        </w:rPr>
        <w:t xml:space="preserve">. Hence, it is critical for a modern intraoperative brain cancer imaging system to provide an accurate segmentation map with high spatial resolution and in real time. In this regard, </w:t>
      </w:r>
      <w:r w:rsidR="008814BC" w:rsidRPr="002D5717">
        <w:rPr>
          <w:rFonts w:ascii="Times New Roman" w:hAnsi="Times New Roman" w:cs="Times New Roman"/>
          <w:b w:val="0"/>
          <w:bCs/>
          <w:szCs w:val="20"/>
        </w:rPr>
        <w:t>optical coherence tomography (</w:t>
      </w:r>
      <w:r w:rsidRPr="002D5717">
        <w:rPr>
          <w:rFonts w:ascii="Times New Roman" w:hAnsi="Times New Roman" w:cs="Times New Roman"/>
          <w:b w:val="0"/>
          <w:bCs/>
          <w:szCs w:val="20"/>
        </w:rPr>
        <w:t>OCT</w:t>
      </w:r>
      <w:r w:rsidR="008814BC" w:rsidRPr="002D5717">
        <w:rPr>
          <w:rFonts w:ascii="Times New Roman" w:hAnsi="Times New Roman" w:cs="Times New Roman"/>
          <w:b w:val="0"/>
          <w:bCs/>
          <w:szCs w:val="20"/>
        </w:rPr>
        <w:t>)</w:t>
      </w:r>
      <w:r w:rsidRPr="002D5717">
        <w:rPr>
          <w:rFonts w:ascii="Times New Roman" w:hAnsi="Times New Roman" w:cs="Times New Roman"/>
          <w:b w:val="0"/>
          <w:bCs/>
          <w:szCs w:val="20"/>
        </w:rPr>
        <w:t xml:space="preserve"> is advantageous for its rapid, non-contact, label-free, and micron-resolution imaging capability. In contrast, other modalities such as CT and MRI, which have made significant impact on diagnosis and pre-surgery planning, are less suitable for intra-operative, continuous</w:t>
      </w:r>
      <w:r w:rsidR="008814BC" w:rsidRPr="002D5717">
        <w:rPr>
          <w:rFonts w:ascii="Times New Roman" w:hAnsi="Times New Roman" w:cs="Times New Roman"/>
          <w:b w:val="0"/>
          <w:bCs/>
          <w:szCs w:val="20"/>
        </w:rPr>
        <w:t>, real-time</w:t>
      </w:r>
      <w:r w:rsidRPr="002D5717">
        <w:rPr>
          <w:rFonts w:ascii="Times New Roman" w:hAnsi="Times New Roman" w:cs="Times New Roman"/>
          <w:b w:val="0"/>
          <w:bCs/>
          <w:szCs w:val="20"/>
        </w:rPr>
        <w:t xml:space="preserve"> guidance due to the drawbacks or tradeoffs in speed, resolution, safety, and cost.</w:t>
      </w:r>
    </w:p>
    <w:p w14:paraId="6512752C" w14:textId="641FAC81" w:rsidR="007966A1" w:rsidRPr="002D5717" w:rsidRDefault="002753C8" w:rsidP="00A8771E">
      <w:pPr>
        <w:spacing w:after="0" w:line="240" w:lineRule="auto"/>
        <w:ind w:firstLine="274"/>
        <w:jc w:val="both"/>
        <w:rPr>
          <w:rFonts w:ascii="Times New Roman" w:hAnsi="Times New Roman" w:cs="Times New Roman"/>
          <w:bCs/>
          <w:sz w:val="20"/>
          <w:szCs w:val="20"/>
        </w:rPr>
      </w:pPr>
      <w:r w:rsidRPr="002D5717">
        <w:rPr>
          <w:rFonts w:ascii="Times New Roman" w:hAnsi="Times New Roman" w:cs="Times New Roman"/>
          <w:bCs/>
          <w:sz w:val="20"/>
          <w:szCs w:val="20"/>
        </w:rPr>
        <w:t xml:space="preserve">Previous studies identified </w:t>
      </w:r>
      <w:r w:rsidRPr="002D5717">
        <w:rPr>
          <w:rFonts w:ascii="Times New Roman" w:eastAsia="Malgun Gothic" w:hAnsi="Times New Roman" w:cs="Times New Roman"/>
          <w:bCs/>
          <w:sz w:val="20"/>
          <w:szCs w:val="20"/>
          <w:lang w:eastAsia="ko-KR"/>
        </w:rPr>
        <w:t>tissue optical attenuation</w:t>
      </w:r>
      <w:r w:rsidR="008814BC" w:rsidRPr="002D5717">
        <w:rPr>
          <w:rFonts w:ascii="Times New Roman" w:eastAsia="Malgun Gothic" w:hAnsi="Times New Roman" w:cs="Times New Roman"/>
          <w:bCs/>
          <w:sz w:val="20"/>
          <w:szCs w:val="20"/>
          <w:lang w:eastAsia="ko-KR"/>
        </w:rPr>
        <w:t xml:space="preserve"> </w:t>
      </w:r>
      <w:r w:rsidRPr="002D5717">
        <w:rPr>
          <w:rFonts w:ascii="Times New Roman" w:hAnsi="Times New Roman" w:cs="Times New Roman"/>
          <w:bCs/>
          <w:sz w:val="20"/>
          <w:szCs w:val="20"/>
        </w:rPr>
        <w:t xml:space="preserve">as a single parameter </w:t>
      </w:r>
      <w:r w:rsidR="008814BC" w:rsidRPr="002D5717">
        <w:rPr>
          <w:rFonts w:ascii="Times New Roman" w:hAnsi="Times New Roman" w:cs="Times New Roman"/>
          <w:bCs/>
          <w:sz w:val="20"/>
          <w:szCs w:val="20"/>
        </w:rPr>
        <w:t>that can b</w:t>
      </w:r>
      <w:r w:rsidRPr="002D5717">
        <w:rPr>
          <w:rFonts w:ascii="Times New Roman" w:hAnsi="Times New Roman" w:cs="Times New Roman"/>
          <w:bCs/>
          <w:sz w:val="20"/>
          <w:szCs w:val="20"/>
        </w:rPr>
        <w:t>e used to distinguish between cancer</w:t>
      </w:r>
      <w:r w:rsidR="00FD4F85" w:rsidRPr="002D5717">
        <w:rPr>
          <w:rFonts w:ascii="Times New Roman" w:hAnsi="Times New Roman" w:cs="Times New Roman"/>
          <w:bCs/>
          <w:sz w:val="20"/>
          <w:szCs w:val="20"/>
        </w:rPr>
        <w:t>ous</w:t>
      </w:r>
      <w:r w:rsidRPr="002D5717">
        <w:rPr>
          <w:rFonts w:ascii="Times New Roman" w:hAnsi="Times New Roman" w:cs="Times New Roman"/>
          <w:bCs/>
          <w:sz w:val="20"/>
          <w:szCs w:val="20"/>
        </w:rPr>
        <w:t xml:space="preserve"> and non-cancer</w:t>
      </w:r>
      <w:r w:rsidR="00FD4F85" w:rsidRPr="002D5717">
        <w:rPr>
          <w:rFonts w:ascii="Times New Roman" w:hAnsi="Times New Roman" w:cs="Times New Roman"/>
          <w:bCs/>
          <w:sz w:val="20"/>
          <w:szCs w:val="20"/>
        </w:rPr>
        <w:t>ous brain</w:t>
      </w:r>
      <w:r w:rsidRPr="002D5717">
        <w:rPr>
          <w:rFonts w:ascii="Times New Roman" w:hAnsi="Times New Roman" w:cs="Times New Roman"/>
          <w:bCs/>
          <w:sz w:val="20"/>
          <w:szCs w:val="20"/>
        </w:rPr>
        <w:t xml:space="preserve"> tissue. In general, proliferation of </w:t>
      </w:r>
      <w:r w:rsidRPr="002D5717">
        <w:rPr>
          <w:rFonts w:ascii="Times New Roman" w:hAnsi="Times New Roman" w:cs="Times New Roman"/>
          <w:bCs/>
          <w:sz w:val="20"/>
          <w:szCs w:val="20"/>
        </w:rPr>
        <w:lastRenderedPageBreak/>
        <w:t xml:space="preserve">cancer in white matter leads to myelin degradation, resulting in a decreased optical attenuation </w:t>
      </w:r>
      <w:r w:rsidRPr="002D5717">
        <w:rPr>
          <w:rFonts w:ascii="Times New Roman" w:hAnsi="Times New Roman" w:cs="Times New Roman"/>
          <w:bCs/>
          <w:sz w:val="20"/>
          <w:szCs w:val="20"/>
        </w:rPr>
        <w:fldChar w:fldCharType="begin"/>
      </w:r>
      <w:r w:rsidR="00EF29AA" w:rsidRPr="002D5717">
        <w:rPr>
          <w:rFonts w:ascii="Times New Roman" w:hAnsi="Times New Roman" w:cs="Times New Roman"/>
          <w:bCs/>
          <w:sz w:val="20"/>
          <w:szCs w:val="20"/>
        </w:rPr>
        <w:instrText xml:space="preserve"> ADDIN ZOTERO_ITEM CSL_CITATION {"citationID":"y4JJyMov","properties":{"formattedCitation":"[4,5]","plainCitation":"[4,5]","noteIndex":0},"citationItems":[{"id":156,"uris":["http://zotero.org/users/local/BYpkgyKc/items/V6DZR4G5"],"itemData":{"id":156,"type":"article-journal","abstract":"The presence of common genomic deletions in the 19q13 chromosomal region in neuroblastomas and gliomas strongly suggests the presence of a putative tumor suppressor gene for these neoplasms in this region that, despite much effort, has not yet been identified. In an attempt to address this issue, we compared the expression profile of 89 neuroblastoma tumors with that of benign ganglioneuromas by microarray analysis. Probe sets (637 of 62,839) were significantly down-regulated in neuroblastoma tumors, including, most importantly, a gene located at 19q13.3: the epithelial membrane protein 3 (EMP3), a myelin-related gene involved in cell proliferation and cell-cell interactions. We found that EMP3 undergoes hypermethylation-mediated transcriptional silencing in neuroblastoma and glioma cancer cell lines, whereas the use of the demethylating agent 5-aza-2-deoxycytidine restores EMP3 gene expression. Furthermore, the reintroduction of EMP3 into neuroblastoma cell lines displaying methylation-dependent silencing of EMP3 induces tumor suppressor-like features, such as reduced colony formation density and tumor growth in nude mouse xenograft models. Screening a large collection of human primary neuroblastomas (n = 116) and gliomas (n = 41), we observed that EMP3 CpG island hypermethylation was present in 24% and 39% of these tumor types, respectively. Furthermore, the detection of EMP3 hypermethylation in neuroblastoma could be clinically relevant because it was associated with poor survival after the first 2 years of onset of the disease (Kaplan-Meier; P = 0.03) and death of disease (Kendall tau, P = 0.03; r = 0.19). Thus, EMP3 is a good candidate for being the long-sought tumor suppressor gene located at 19q13 in gliomas and neuroblastomas.","container-title":"Cancer Research","DOI":"10.1158/0008-5472.CAN-04-4283","ISSN":"0008-5472","issue":"7","journalAbbreviation":"Cancer Res","language":"eng","note":"PMID: 15805250","page":"2565-2571","source":"PubMed","title":"EMP3, a myelin-related gene located in the critical 19q13.3 region, is epigenetically silenced and exhibits features of a candidate tumor suppressor in glioma and neuroblastoma","volume":"65","author":[{"family":"Alaminos","given":"Miguel"},{"family":"Dávalos","given":"Verónica"},{"family":"Ropero","given":"Santiago"},{"family":"Setién","given":"Fernando"},{"family":"Paz","given":"Maria F."},{"family":"Herranz","given":"Michel"},{"family":"Fraga","given":"Mario F."},{"family":"Mora","given":"Jaume"},{"family":"Cheung","given":"Nai-Kong V."},{"family":"Gerald","given":"William L."},{"family":"Esteller","given":"Manel"}],"issued":{"date-parts":[["2005",4,1]]}},"label":"page"},{"id":153,"uris":["http://zotero.org/users/local/BYpkgyKc/items/VVBEGCHZ"],"itemData":{"id":153,"type":"article-journal","abstract":"Optical coherence tomography (OCT) was used to determine optical properties of pelleted human fibroblasts in which necrosis or apoptosis had been induced. We analysed the OCT data, including both the scattering properties of the medium and the axial point spread function of the OCT system. The optical attenuation coefficient in necrotic cells decreased from 2.2 +/- 0.3 mm(1) to 1.3 +/- 0.6 mm(-1), whereas, in the apoptotic cells, an increase to 6.4 +/- 1.7 mm(-1) was observed. The results from cultured cells, as presented in this study, indicate the ability of OCT to detect and differentiate between viable, apoptotic, and necrotic cells, based on their attenuation coefficient. This functional supplement to high-resolution OCT imaging can be of great clinical benefit, enabling on-line monitoring of tissues, e.g. for feedback in cancer treatment.","container-title":"Lasers in Medical Science","DOI":"10.1007/s10103-009-0723-y","ISSN":"1435-604X","issue":"2","journalAbbreviation":"Lasers Med Sci","language":"eng","note":"PMID: 19756838\nPMCID: PMC2807596","page":"259-267","source":"PubMed","title":"Apoptosis- and necrosis-induced changes in light attenuation  measured by optical coherence tomography","volume":"25","author":[{"family":"Meer","given":"Freek J.","non-dropping-particle":"van der"},{"family":"Faber","given":"Dirk J."},{"family":"Aalders","given":"Maurice C. G."},{"family":"Poot","given":"Andre A."},{"family":"Vermes","given":"Istvan"},{"family":"Leeuwen","given":"Ton G.","non-dropping-particle":"van"}],"issued":{"date-parts":[["2010",3]]}},"label":"page"}],"schema":"https://github.com/citation-style-language/schema/raw/master/csl-citation.json"} </w:instrText>
      </w:r>
      <w:r w:rsidRPr="002D5717">
        <w:rPr>
          <w:rFonts w:ascii="Times New Roman" w:hAnsi="Times New Roman" w:cs="Times New Roman"/>
          <w:bCs/>
          <w:sz w:val="20"/>
          <w:szCs w:val="20"/>
        </w:rPr>
        <w:fldChar w:fldCharType="separate"/>
      </w:r>
      <w:r w:rsidR="00EF29AA" w:rsidRPr="002D5717">
        <w:rPr>
          <w:rFonts w:ascii="Times New Roman" w:hAnsi="Times New Roman" w:cs="Times New Roman"/>
          <w:sz w:val="20"/>
        </w:rPr>
        <w:t>[4,5]</w:t>
      </w:r>
      <w:r w:rsidRPr="002D5717">
        <w:rPr>
          <w:rFonts w:ascii="Times New Roman" w:hAnsi="Times New Roman" w:cs="Times New Roman"/>
          <w:bCs/>
          <w:sz w:val="20"/>
          <w:szCs w:val="20"/>
        </w:rPr>
        <w:fldChar w:fldCharType="end"/>
      </w:r>
      <w:r w:rsidRPr="002D5717">
        <w:rPr>
          <w:rFonts w:ascii="Times New Roman" w:hAnsi="Times New Roman" w:cs="Times New Roman"/>
          <w:bCs/>
          <w:sz w:val="20"/>
          <w:szCs w:val="20"/>
        </w:rPr>
        <w:t>.</w:t>
      </w:r>
      <w:ins w:id="9" w:author="ShuangHeng Wang" w:date="2022-11-23T12:51:00Z">
        <w:r w:rsidR="00120C89">
          <w:rPr>
            <w:rFonts w:ascii="Times New Roman" w:hAnsi="Times New Roman" w:cs="Times New Roman"/>
            <w:bCs/>
            <w:sz w:val="20"/>
            <w:szCs w:val="20"/>
          </w:rPr>
          <w:t xml:space="preserve"> Optical attenuation is also useful </w:t>
        </w:r>
      </w:ins>
      <w:ins w:id="10" w:author="ShuangHeng Wang" w:date="2022-11-23T12:52:00Z">
        <w:r w:rsidR="00482746">
          <w:rPr>
            <w:rFonts w:ascii="Times New Roman" w:hAnsi="Times New Roman" w:cs="Times New Roman"/>
            <w:bCs/>
            <w:sz w:val="20"/>
            <w:szCs w:val="20"/>
          </w:rPr>
          <w:t>for detecting disease in other tissues, such as the colon, and can be coupled with</w:t>
        </w:r>
        <w:r w:rsidR="00A93C8A">
          <w:rPr>
            <w:rFonts w:ascii="Times New Roman" w:hAnsi="Times New Roman" w:cs="Times New Roman"/>
            <w:bCs/>
            <w:sz w:val="20"/>
            <w:szCs w:val="20"/>
          </w:rPr>
          <w:t xml:space="preserve"> nanoparticle contrast agents </w:t>
        </w:r>
      </w:ins>
      <w:r w:rsidR="00A93C8A">
        <w:rPr>
          <w:rFonts w:ascii="Times New Roman" w:hAnsi="Times New Roman" w:cs="Times New Roman"/>
          <w:bCs/>
          <w:sz w:val="20"/>
          <w:szCs w:val="20"/>
        </w:rPr>
        <w:fldChar w:fldCharType="begin"/>
      </w:r>
      <w:r w:rsidR="00A93C8A">
        <w:rPr>
          <w:rFonts w:ascii="Times New Roman" w:hAnsi="Times New Roman" w:cs="Times New Roman"/>
          <w:bCs/>
          <w:sz w:val="20"/>
          <w:szCs w:val="20"/>
        </w:rPr>
        <w:instrText xml:space="preserve"> ADDIN ZOTERO_ITEM CSL_CITATION {"citationID":"phGx5pZR","properties":{"formattedCitation":"[6,7]","plainCitation":"[6,7]","noteIndex":0},"citationItems":[{"id":256,"uris":["http://zotero.org/users/local/BYpkgyKc/items/3ETHRISJ"],"itemData":{"id":256,"type":"article-journal","abstract":"We report a cross-referencing method to quickly and accurately characterize the optical properties of nanoparticles including the extinction, scattering, absorption and backscattering cross sections by using an OCT system alone. Among other applications, such a method is particularly useful for developing nanoparticle-based OCT imaging contrast agents. The method involves comparing two depth-dependent OCT intensity signals collected from two samples (with one having and the other not having the nanoparticles), to extract the extinction and backscattering coefficient, from which the absorption coefficient can be further deduced (with the help of the established scattering theories for predicting the ratio of the backscattering to total scattering cross section). The method has been experimentally validated using test nanoparticles and was then applied to characterizing gold nanocages. With the aid of this method, we were able to successfully synthesize scattering dominant gold nanocages for the first time and demonstrated the highest contrast enhancement ever achieved by the gold nanocages (and by any nanoparticles of a similar size and concentration) in an in vivo mouse tumor model. This method also enables quantitative analysis of contrast enhancement and provides a general guideline on choosing the optimal concentration and optical properties for the nanoparticle-based OCT contrast agents.","container-title":"Biomedical Optics Express","DOI":"10.1364/BOE.4.000842","ISSN":"2156-7085, 2156-7085","issue":"6","journalAbbreviation":"Biomed. Opt. Express","language":"en","page":"842","source":"DOI.org (Crossref)","title":"Characterizing optical properties of nano contrast agents by using cross-referencing OCT imaging","volume":"4","author":[{"family":"Xi","given":"Jiefeng"},{"family":"Chen","given":"Yongping"},{"family":"Li","given":"Xingde"}],"issued":{"date-parts":[["2013",6,1]]}},"label":"page"},{"id":258,"uris":["http://zotero.org/users/local/BYpkgyKc/items/TWL5RXEM"],"itemData":{"id":258,"type":"article-journal","abstract":"A technology capable of high-resolution, label-free imaging of subtle pathology in vivo during colonoscopy is imperative for the early detection of disease and the performance of accurate biopsies. While colonoscopic OCT has been developed to visualize colonic microstructures beyond the mucosal surface, its clinical potential remains limited by sub-optimal resolution (</w:instrText>
      </w:r>
      <w:r w:rsidR="00A93C8A">
        <w:rPr>
          <w:rFonts w:ascii="Cambria Math" w:hAnsi="Cambria Math" w:cs="Cambria Math"/>
          <w:bCs/>
          <w:sz w:val="20"/>
          <w:szCs w:val="20"/>
        </w:rPr>
        <w:instrText>∼</w:instrText>
      </w:r>
      <w:r w:rsidR="00A93C8A">
        <w:rPr>
          <w:rFonts w:ascii="Times New Roman" w:hAnsi="Times New Roman" w:cs="Times New Roman"/>
          <w:bCs/>
          <w:sz w:val="20"/>
          <w:szCs w:val="20"/>
        </w:rPr>
        <w:instrText>6.5 µm in tissue), inadequate imaging contrast, and a lack of high-resolution OCT criteria for lesion detection. In this study, we developed an ultrahigh-resolution (UHR) colonoscopic OCT and evaluated its ability to volumetrically visualize and identify the pathological features of inflammatory bowel disease (IBD) in a rat model. Owing to its improved resolution (</w:instrText>
      </w:r>
      <w:r w:rsidR="00A93C8A">
        <w:rPr>
          <w:rFonts w:ascii="Cambria Math" w:hAnsi="Cambria Math" w:cs="Cambria Math"/>
          <w:bCs/>
          <w:sz w:val="20"/>
          <w:szCs w:val="20"/>
        </w:rPr>
        <w:instrText>∼</w:instrText>
      </w:r>
      <w:r w:rsidR="00A93C8A">
        <w:rPr>
          <w:rFonts w:ascii="Times New Roman" w:hAnsi="Times New Roman" w:cs="Times New Roman"/>
          <w:bCs/>
          <w:sz w:val="20"/>
          <w:szCs w:val="20"/>
        </w:rPr>
        <w:instrText xml:space="preserve">1.7 µm in tissue) and enhanced contrast, UHR colonoscopic OCT can accurately delineate fine colonic microstructures and identify the pathophysiological characteristics of IBD in vivo. By using a quantitative optical attenuation map, UHR colonoscopic OCT is able to differentiate diseased tissue (such as crypt distortion and microabscess) from normal colonic mucosa over a large field of view in vivo. Our results suggest the clinical potential of UHR colonoscopic OCT for in vivo assessment of IBD pathology.","container-title":"Biomedical Optics Express","DOI":"10.1364/BOE.453396","ISSN":"2156-7085, 2156-7085","issue":"4","journalAbbreviation":"Biomed. Opt. Express","language":"en","page":"2091","source":"DOI.org (Crossref)","title":"In vivo assessment of inflammatory bowel disease in rats with ultrahigh-resolution colonoscopic OCT","volume":"13","author":[{"family":"Yuan","given":"Wu"},{"family":"Feng","given":"Yan"},{"family":"Chen","given":"Defu"},{"family":"Gharibani","given":"Payam"},{"family":"Chen","given":"Jiande D. Z."},{"family":"Yu","given":"Huimin"},{"family":"Li","given":"Xingde"}],"issued":{"date-parts":[["2022",4,1]]}},"label":"page"}],"schema":"https://github.com/citation-style-language/schema/raw/master/csl-citation.json"} </w:instrText>
      </w:r>
      <w:r w:rsidR="00A93C8A">
        <w:rPr>
          <w:rFonts w:ascii="Times New Roman" w:hAnsi="Times New Roman" w:cs="Times New Roman"/>
          <w:bCs/>
          <w:sz w:val="20"/>
          <w:szCs w:val="20"/>
        </w:rPr>
        <w:fldChar w:fldCharType="separate"/>
      </w:r>
      <w:r w:rsidR="00A93C8A" w:rsidRPr="00A93C8A">
        <w:rPr>
          <w:rFonts w:ascii="Times New Roman" w:hAnsi="Times New Roman" w:cs="Times New Roman"/>
          <w:sz w:val="20"/>
        </w:rPr>
        <w:t>[6,7]</w:t>
      </w:r>
      <w:r w:rsidR="00A93C8A">
        <w:rPr>
          <w:rFonts w:ascii="Times New Roman" w:hAnsi="Times New Roman" w:cs="Times New Roman"/>
          <w:bCs/>
          <w:sz w:val="20"/>
          <w:szCs w:val="20"/>
        </w:rPr>
        <w:fldChar w:fldCharType="end"/>
      </w:r>
      <w:ins w:id="11" w:author="ShuangHeng Wang" w:date="2022-11-23T12:52:00Z">
        <w:r w:rsidR="00A93C8A">
          <w:rPr>
            <w:rFonts w:ascii="Times New Roman" w:hAnsi="Times New Roman" w:cs="Times New Roman"/>
            <w:bCs/>
            <w:sz w:val="20"/>
            <w:szCs w:val="20"/>
          </w:rPr>
          <w:t>.</w:t>
        </w:r>
        <w:r w:rsidR="00482746">
          <w:rPr>
            <w:rFonts w:ascii="Times New Roman" w:hAnsi="Times New Roman" w:cs="Times New Roman"/>
            <w:bCs/>
            <w:sz w:val="20"/>
            <w:szCs w:val="20"/>
          </w:rPr>
          <w:t xml:space="preserve"> </w:t>
        </w:r>
      </w:ins>
      <w:del w:id="12" w:author="ShuangHeng Wang" w:date="2022-11-23T12:51:00Z">
        <w:r w:rsidRPr="002D5717" w:rsidDel="00120C89">
          <w:rPr>
            <w:rFonts w:ascii="Times New Roman" w:hAnsi="Times New Roman" w:cs="Times New Roman"/>
            <w:bCs/>
            <w:sz w:val="20"/>
            <w:szCs w:val="20"/>
          </w:rPr>
          <w:delText xml:space="preserve"> </w:delText>
        </w:r>
      </w:del>
      <w:r w:rsidRPr="002D5717">
        <w:rPr>
          <w:rFonts w:ascii="Times New Roman" w:hAnsi="Times New Roman" w:cs="Times New Roman"/>
          <w:bCs/>
          <w:sz w:val="20"/>
          <w:szCs w:val="20"/>
        </w:rPr>
        <w:t xml:space="preserve">For a 3D OCT data set consisting of multiple B-frames, an </w:t>
      </w:r>
      <w:r w:rsidRPr="002D5717">
        <w:rPr>
          <w:rFonts w:ascii="Times New Roman" w:hAnsi="Times New Roman" w:cs="Times New Roman"/>
          <w:bCs/>
          <w:i/>
          <w:sz w:val="20"/>
          <w:szCs w:val="20"/>
        </w:rPr>
        <w:t xml:space="preserve">enface </w:t>
      </w:r>
      <w:r w:rsidRPr="002D5717">
        <w:rPr>
          <w:rFonts w:ascii="Times New Roman" w:hAnsi="Times New Roman" w:cs="Times New Roman"/>
          <w:bCs/>
          <w:sz w:val="20"/>
          <w:szCs w:val="20"/>
        </w:rPr>
        <w:t xml:space="preserve">attenuation map can be generated with each pixel color-coded for cancerous and non-cancerous tissues depending on whether its value is above or below a threshold. However, the performance of thresholding is strictly limited by the overlap in the distribution of attenuation values for cancer and non-cancer tissues </w:t>
      </w:r>
      <w:r w:rsidRPr="002D5717">
        <w:rPr>
          <w:rFonts w:ascii="Times New Roman" w:hAnsi="Times New Roman" w:cs="Times New Roman"/>
          <w:bCs/>
          <w:sz w:val="20"/>
          <w:szCs w:val="20"/>
        </w:rPr>
        <w:fldChar w:fldCharType="begin"/>
      </w:r>
      <w:r w:rsidR="00A93C8A">
        <w:rPr>
          <w:rFonts w:ascii="Times New Roman" w:hAnsi="Times New Roman" w:cs="Times New Roman"/>
          <w:bCs/>
          <w:sz w:val="20"/>
          <w:szCs w:val="20"/>
        </w:rPr>
        <w:instrText xml:space="preserve"> ADDIN ZOTERO_ITEM CSL_CITATION {"citationID":"lRL58Gcr","properties":{"formattedCitation":"[8,9]","plainCitation":"[8,9]","noteIndex":0},"citationItems":[{"id":161,"uris":["http://zotero.org/users/local/BYpkgyKc/items/3J4A9G67"],"itemData":{"id":161,"type":"article-journal","container-title":"Scientific Reports","DOI":"10.1038/srep44909","ISSN":"2045-2322","issue":"1","journalAbbreviation":"Sci Rep","language":"en","page":"44909","source":"DOI.org (Crossref)","title":"Robust and fast characterization of OCT-based optical attenuation using a novel frequency-domain algorithm for brain cancer detection","volume":"7","author":[{"family":"Yuan","given":"Wu"},{"family":"Kut","given":"Carmen"},{"family":"Liang","given":"Wenxuan"},{"family":"Li","given":"Xingde"}],"issued":{"date-parts":[["2017",4]]}},"label":"page"},{"id":144,"uris":["http://zotero.org/users/local/BYpkgyKc/items/PUA3TFGZ"],"itemData":{"id":144,"type":"article-journal","abstract":"More complete brain cancer resection can prolong survival and delay recurrence. However, it is challenging to distinguish cancer from non-cancer tissues intraoperatively, especially at the transitional, infiltrative zones. This is especially critical in eloquent regions (e.g. speech and motor areas). This study tested the feasibility of label-free, quantitative optical coherence tomography (OCT) for differentiating cancer from non-cancer in human brain tissues. Fresh ex vivo human brain tissues were obtained from 32 patients with grades II-IV brain cancer and 5 patients with non-cancer brain pathologies. Based on volumetric OCT imaging data, pathologically confirmed brain cancer tissues (both high-grade and low-grade) had significantly lower optical attenuation values at both cancer core and infiltrated zones when compared with non-cancer white matter, and OCT achieved high sensitivity and specificity at an attenuation threshold of 5.5 mm-1 for brain cancer patients. We also used this attenuation threshold to confirm the intraoperative feasibility of performing in vivo OCT-guided surgery using a murine model harboring human brain cancer. Our OCT system was capable of processing and displaying a color-coded optical property map in real time at a rate of 110-215 frames per second, or 1.2-2.4 seconds for an 8-16 mm3 tissue volume, thus providing direct visual cues for cancer versus non-cancer areas. Our study demonstrates the translational and practical potential of OCT in differentiating cancer from non-cancer tissue. Its intraoperative use may facilitate safe and extensive resection of infiltrative brain cancers and consequently lead to improved outcomes when compared with current clinical standards.","container-title":"Science translational medicine","DOI":"10.1126/scitranslmed.3010611","ISSN":"1946-6234","issue":"292","journalAbbreviation":"Sci Transl Med","note":"PMID: 26084803\nPMCID: PMC4482228","page":"292ra100","source":"PubMed Central","title":"Detection of Human Brain Cancer Infiltration ex vivo and in vivo Using Quantitative Optical Coherence Tomography","volume":"7","author":[{"family":"Kut","given":"Carmen"},{"family":"Chaichana","given":"Kaisorn L."},{"family":"Xi","given":"Jiefeng"},{"family":"Raza","given":"Shaan M."},{"family":"Ye","given":"Xiaobu"},{"family":"McVeigh","given":"Elliot R."},{"family":"Rodriguez","given":"Fausto J."},{"family":"Quinones-Hinojosa","given":"Alfredo"},{"family":"Li","given":"Xingde"}],"issued":{"date-parts":[["2015",6,17]]}},"label":"page"}],"schema":"https://github.com/citation-style-language/schema/raw/master/csl-citation.json"} </w:instrText>
      </w:r>
      <w:r w:rsidRPr="002D5717">
        <w:rPr>
          <w:rFonts w:ascii="Times New Roman" w:hAnsi="Times New Roman" w:cs="Times New Roman"/>
          <w:bCs/>
          <w:sz w:val="20"/>
          <w:szCs w:val="20"/>
        </w:rPr>
        <w:fldChar w:fldCharType="separate"/>
      </w:r>
      <w:r w:rsidR="00A93C8A" w:rsidRPr="00A93C8A">
        <w:rPr>
          <w:rFonts w:ascii="Times New Roman" w:hAnsi="Times New Roman" w:cs="Times New Roman"/>
          <w:sz w:val="20"/>
        </w:rPr>
        <w:t>[8,9]</w:t>
      </w:r>
      <w:r w:rsidRPr="002D5717">
        <w:rPr>
          <w:rFonts w:ascii="Times New Roman" w:hAnsi="Times New Roman" w:cs="Times New Roman"/>
          <w:bCs/>
          <w:sz w:val="20"/>
          <w:szCs w:val="20"/>
        </w:rPr>
        <w:fldChar w:fldCharType="end"/>
      </w:r>
      <w:r w:rsidRPr="002D5717">
        <w:rPr>
          <w:rFonts w:ascii="Times New Roman" w:hAnsi="Times New Roman" w:cs="Times New Roman"/>
          <w:bCs/>
          <w:sz w:val="20"/>
          <w:szCs w:val="20"/>
        </w:rPr>
        <w:t>. To increase robustness while achieving high performance, we propose a novel cancer classifier that is capable of integrating local and global features in an OCT</w:t>
      </w:r>
      <w:r w:rsidR="007966A1" w:rsidRPr="002D5717">
        <w:rPr>
          <w:rFonts w:ascii="Times New Roman" w:hAnsi="Times New Roman" w:cs="Times New Roman"/>
          <w:bCs/>
          <w:sz w:val="20"/>
          <w:szCs w:val="20"/>
        </w:rPr>
        <w:t xml:space="preserve"> image via both network-based multi-resolution analysis and classic texture analysis. </w:t>
      </w:r>
      <w:ins w:id="13" w:author="ShuangHeng Wang" w:date="2022-11-13T12:11:00Z">
        <w:r w:rsidR="00160448">
          <w:rPr>
            <w:rFonts w:ascii="Times New Roman" w:hAnsi="Times New Roman" w:cs="Times New Roman"/>
            <w:bCs/>
            <w:sz w:val="20"/>
            <w:szCs w:val="20"/>
          </w:rPr>
          <w:t>Previous studies have employed machine learning methods on hand-crafted textures</w:t>
        </w:r>
        <w:r w:rsidR="00164FF5">
          <w:rPr>
            <w:rFonts w:ascii="Times New Roman" w:hAnsi="Times New Roman" w:cs="Times New Roman"/>
            <w:bCs/>
            <w:sz w:val="20"/>
            <w:szCs w:val="20"/>
          </w:rPr>
          <w:t xml:space="preserve"> or deep </w:t>
        </w:r>
      </w:ins>
      <w:ins w:id="14" w:author="ShuangHeng Wang" w:date="2022-11-13T12:12:00Z">
        <w:r w:rsidR="00FD5C3F">
          <w:rPr>
            <w:rFonts w:ascii="Times New Roman" w:hAnsi="Times New Roman" w:cs="Times New Roman"/>
            <w:bCs/>
            <w:sz w:val="20"/>
            <w:szCs w:val="20"/>
          </w:rPr>
          <w:t xml:space="preserve">neural networks for prediction on the B-frame, </w:t>
        </w:r>
        <w:r w:rsidR="0053091C">
          <w:rPr>
            <w:rFonts w:ascii="Times New Roman" w:hAnsi="Times New Roman" w:cs="Times New Roman"/>
            <w:bCs/>
            <w:sz w:val="20"/>
            <w:szCs w:val="20"/>
          </w:rPr>
          <w:t xml:space="preserve">but </w:t>
        </w:r>
      </w:ins>
      <w:ins w:id="15" w:author="ShuangHeng Wang" w:date="2022-11-13T12:19:00Z">
        <w:r w:rsidR="006A588F">
          <w:rPr>
            <w:rFonts w:ascii="Times New Roman" w:hAnsi="Times New Roman" w:cs="Times New Roman"/>
            <w:bCs/>
            <w:sz w:val="20"/>
            <w:szCs w:val="20"/>
          </w:rPr>
          <w:t>our proposed</w:t>
        </w:r>
      </w:ins>
      <w:ins w:id="16" w:author="ShuangHeng Wang" w:date="2022-11-13T12:13:00Z">
        <w:r w:rsidR="0053091C">
          <w:rPr>
            <w:rFonts w:ascii="Times New Roman" w:hAnsi="Times New Roman" w:cs="Times New Roman"/>
            <w:bCs/>
            <w:sz w:val="20"/>
            <w:szCs w:val="20"/>
          </w:rPr>
          <w:t xml:space="preserve"> method synergizes both</w:t>
        </w:r>
      </w:ins>
      <w:ins w:id="17" w:author="ShuangHeng Wang" w:date="2022-11-13T12:20:00Z">
        <w:r w:rsidR="00E40ECD">
          <w:rPr>
            <w:rFonts w:ascii="Times New Roman" w:hAnsi="Times New Roman" w:cs="Times New Roman"/>
            <w:bCs/>
            <w:sz w:val="20"/>
            <w:szCs w:val="20"/>
          </w:rPr>
          <w:t xml:space="preserve"> </w:t>
        </w:r>
      </w:ins>
      <w:r w:rsidR="00E40ECD">
        <w:rPr>
          <w:rFonts w:ascii="Times New Roman" w:hAnsi="Times New Roman" w:cs="Times New Roman"/>
          <w:bCs/>
          <w:sz w:val="20"/>
          <w:szCs w:val="20"/>
        </w:rPr>
        <w:fldChar w:fldCharType="begin"/>
      </w:r>
      <w:r w:rsidR="000F3950">
        <w:rPr>
          <w:rFonts w:ascii="Times New Roman" w:hAnsi="Times New Roman" w:cs="Times New Roman"/>
          <w:bCs/>
          <w:sz w:val="20"/>
          <w:szCs w:val="20"/>
        </w:rPr>
        <w:instrText xml:space="preserve"> ADDIN ZOTERO_ITEM CSL_CITATION {"citationID":"rZIwLmDX","properties":{"formattedCitation":"[10\\uc0\\u8211{}12]","plainCitation":"[10–12]","noteIndex":0},"citationItems":[{"id":141,"uris":["http://zotero.org/users/local/BYpkgyKc/items/YTVQJHRB"],"itemData":{"id":141,"type":"article-journal","abstract":"Purpose\nA precise resection of the entire tumor tissue during surgery for brain metastases is essential to reduce local recurrence. Conventional intraoperative imaging techniques all have limitations in detecting tumor remnants. Therefore, there is a need for innovative new imaging methods such as optical coherence tomography (OCT). The purpose of this study is to discriminate brain metastases from healthy brain tissue in an ex vivo setting by applying texture analysis and machine learning algorithms for tissue classification to OCT images.\n\nMethods\nTumor and healthy tissue samples were collected during resection of brain metastases. Samples were imaged using OCT. Texture features were extracted from B-scans. Then, a machine learning algorithm using principal component analysis (PCA) and support vector machines (SVM) was applied to the OCT scans for classification. As a gold standard, an experienced pathologist examined the tissue samples histologically and determined the percentage of vital tumor, necrosis and healthy tissue of each sample. A total of 14.336 B-scans from 14 tissue samples were included in the classification analysis.\n\nResults\nWe were able to discriminate vital tumor from healthy brain tissue with an accuracy of 95.75%. By comparing necrotic tissue and healthy tissue, a classification accuracy of 99.10% was obtained. A generalized classification between brain metastases (vital tumor and necrosis) and healthy tissue was achieved with an accuracy of 96.83%.\n\nConclusions\nAn automated classification of brain metastases and healthy brain tissue is feasible using OCT imaging, extracted texture features and machine learning with PCA and SVM. The established approach can prospectively provide the surgeon with additional information about the tissue, thus optimizing the extent of tumor resection and minimizing the risk of local recurrences.","container-title":"International Journal of Computer Assisted Radiology and Surgery","DOI":"10.1007/s11548-021-02412-2","ISSN":"1861-6410","issue":"9","journalAbbreviation":"Int J Comput Assist Radiol Surg","note":"PMID: 34053010\nPMCID: PMC8354973","page":"1517-1526","source":"PubMed Central","title":"Applying machine learning to optical coherence tomography images for automated tissue classification in brain metastases","volume":"16","author":[{"family":"Möller","given":"Jens"},{"family":"Bartsch","given":"Alexander"},{"family":"Lenz","given":"Marcel"},{"family":"Tischoff","given":"Iris"},{"family":"Krug","given":"Robin"},{"family":"Welp","given":"Hubert"},{"family":"Hofmann","given":"Martin R."},{"family":"Schmieder","given":"Kirsten"},{"family":"Miller","given":"Dorothea"}],"issued":{"date-parts":[["2021"]]}},"label":"page"},{"id":259,"uris":["http://zotero.org/users/local/BYpkgyKc/items/VVR6HSPK"],"itemData":{"id":259,"type":"article-journal","abstract":"Purpose:\nIn glioma surgery, it is critical to maximize tumor resection without compromising adjacent non-cancerous brain tissue. Optical Coherence Tomography (OCT) is a non-invasive, label-free, real-time, high-resolution imaging modality that has been explored for glioma infiltration detection. Here we report a novel artificial intelligence (AI) assisted method for automated, real-time, in situ detection of glioma infiltration at high spatial resolution.\n\nExperimental Design:\nVolumetric OCT datasets were intraoperatively obtained from resected brain tissue specimens of 21 patients with glioma tumors of different stages and labeled as either non-cancerous or glioma-infiltrated based on histopathology evaluation of the tissue specimens (gold standard). Labeled OCT images from 12 patients were used as the training dataset to develop the AI assisted OCT-based method for automated detection of glioma-infiltrated brain tissue. Unlabeled OCT images from the other 9 patients were used as the validation dataset to quantify the method detection performance.\n\nResults:\nOur method achieved excellent levels of sensitivity (~100%) and specificity (~85%) for detecting glioma-infiltrated tissue with high spatial resolution (16 μm laterally) and processing speed (~100,020 OCT A-lines/second).\n\nConclusions:\nPrevious methods for OCT-based detection of glioma-infiltrated brain tissue rely on estimating the tissue optical attenuation coefficient from the OCT signal, which requires sacrificing spatial resolution to increase signal quality, and performing systematic calibration procedures using tissue phantoms. By overcoming these major challenges, our AI-assisted method will enable implementing practical OCT-guided surgical tools for continuous, real-time and accurate intra-operative detection of glioma-infiltrated brain tissue, facilitating maximal glioma resection and superior surgical outcomes for glioma patients.","container-title":"Clinical cancer research : an official journal of the American Association for Cancer Research","DOI":"10.1158/1078-0432.CCR-19-0854","ISSN":"1078-0432","issue":"21","journalAbbreviation":"Clin Cancer Res","note":"PMID: 31315883\nPMCID: PMC6825537","page":"6329-6338","source":"PubMed Central","title":"AI-Assisted In Situ Detection of Human Glioma Infiltration Using a Novel Computational Method for Optical Coherence Tomography","volume":"25","author":[{"family":"Juarez-Chambi","given":"Ronald M."},{"family":"Kut","given":"Carmen"},{"family":"Rico-Jimenez","given":"Jose J."},{"family":"Chaichana","given":"Kaisorn L."},{"family":"Xi","given":"Jiefeng"},{"family":"Campos-Delgado","given":"Daniel U."},{"family":"Rodriguez","given":"Fausto J."},{"family":"Quinones-Hinojosa","given":"Alfredo"},{"family":"Li","given":"Xingde"},{"family":"Jo","given":"Javier"}],"issued":{"date-parts":[["2019",11,1]]}},"label":"page"},{"id":249,"uris":["http://zotero.org/users/local/BYpkgyKc/items/ZJ36XMTR"],"itemData":{"id":249,"type":"article-journal","abstract":"The discrimination of tumor-infiltrated tissue from non-tumorous brain tissue during neurosurgical tumor excision is a major challenge in neurosurgery. It is critical to achieve full tumor removal since it directly correlates with the survival rate of the patient. Optical coherence tomography (OCT) might be an additional imaging method in the field of neurosurgery that enables the classification of different levels of tumor infiltration and non-tumorous tissue. This work investigated two OCT systems with different imaging wavelengths (930 nm/1310 nm) and different resolutions (axial (air): 4.9 μm/16 μm, lateral: 5.2 μm/22 μm) in their ability to identify different levels of tumor infiltration based on freshly excised ex vivo brain samples. A convolutional neural network was used for the classification. For both systems, the neural network could achieve classification accuracies above 91% for discriminating between healthy white matter and highly tumor infiltrated white matter (tumor infiltration &gt;60%) .This work shows that both OCT systems with different optical properties achieve similar results regarding the identification of different stages of brain tumor infiltration.","container-title":"Frontiers in Oncology","DOI":"10.3389/fonc.2022.896060","ISSN":"2234-943X","journalAbbreviation":"Front Oncol","note":"PMID: 36110932\nPMCID: PMC9468861","page":"896060","source":"PubMed Central","title":"Differentiation of different stages of brain tumor infiltration using optical coherence tomography: Comparison of two systems and histology","title-short":"Differentiation of different stages of brain tumor infiltration using optical coherence tomography","volume":"12","author":[{"family":"Strenge","given":"Paul"},{"family":"Lange","given":"Birgit"},{"family":"Draxinger","given":"Wolfgang"},{"family":"Grill","given":"Christin"},{"family":"Danicke","given":"Veit"},{"family":"Theisen-Kunde","given":"Dirk"},{"family":"Hagel","given":"Christian"},{"family":"Spahr-Hess","given":"Sonja"},{"family":"Bonsanto","given":"Matteo M."},{"family":"Handels","given":"Heinz"},{"family":"Huber","given":"Robert"},{"family":"Brinkmann","given":"Ralf"}],"issued":{"date-parts":[["2022",8,30]]}},"label":"page"}],"schema":"https://github.com/citation-style-language/schema/raw/master/csl-citation.json"} </w:instrText>
      </w:r>
      <w:r w:rsidR="00E40ECD">
        <w:rPr>
          <w:rFonts w:ascii="Times New Roman" w:hAnsi="Times New Roman" w:cs="Times New Roman"/>
          <w:bCs/>
          <w:sz w:val="20"/>
          <w:szCs w:val="20"/>
        </w:rPr>
        <w:fldChar w:fldCharType="separate"/>
      </w:r>
      <w:r w:rsidR="000F3950" w:rsidRPr="000F3950">
        <w:rPr>
          <w:rFonts w:ascii="Times New Roman" w:hAnsi="Times New Roman" w:cs="Times New Roman"/>
          <w:sz w:val="20"/>
          <w:szCs w:val="24"/>
        </w:rPr>
        <w:t>[10–12]</w:t>
      </w:r>
      <w:r w:rsidR="00E40ECD">
        <w:rPr>
          <w:rFonts w:ascii="Times New Roman" w:hAnsi="Times New Roman" w:cs="Times New Roman"/>
          <w:bCs/>
          <w:sz w:val="20"/>
          <w:szCs w:val="20"/>
        </w:rPr>
        <w:fldChar w:fldCharType="end"/>
      </w:r>
      <w:ins w:id="18" w:author="ShuangHeng Wang" w:date="2022-11-13T12:13:00Z">
        <w:r w:rsidR="0053091C">
          <w:rPr>
            <w:rFonts w:ascii="Times New Roman" w:hAnsi="Times New Roman" w:cs="Times New Roman"/>
            <w:bCs/>
            <w:sz w:val="20"/>
            <w:szCs w:val="20"/>
          </w:rPr>
          <w:t>.</w:t>
        </w:r>
      </w:ins>
      <w:ins w:id="19" w:author="ShuangHeng Wang" w:date="2022-11-13T12:12:00Z">
        <w:r w:rsidR="0053091C">
          <w:rPr>
            <w:rFonts w:ascii="Times New Roman" w:hAnsi="Times New Roman" w:cs="Times New Roman"/>
            <w:bCs/>
            <w:sz w:val="20"/>
            <w:szCs w:val="20"/>
          </w:rPr>
          <w:t xml:space="preserve"> </w:t>
        </w:r>
      </w:ins>
      <w:r w:rsidR="007966A1" w:rsidRPr="002D5717">
        <w:rPr>
          <w:rFonts w:ascii="Times New Roman" w:hAnsi="Times New Roman" w:cs="Times New Roman"/>
          <w:bCs/>
          <w:sz w:val="20"/>
          <w:szCs w:val="20"/>
        </w:rPr>
        <w:t xml:space="preserve">For this purpose, </w:t>
      </w:r>
      <w:r w:rsidR="006A588F">
        <w:rPr>
          <w:rFonts w:ascii="Times New Roman" w:hAnsi="Times New Roman" w:cs="Times New Roman"/>
          <w:bCs/>
          <w:sz w:val="20"/>
          <w:szCs w:val="20"/>
        </w:rPr>
        <w:t>d</w:t>
      </w:r>
      <w:r w:rsidR="007966A1" w:rsidRPr="002D5717">
        <w:rPr>
          <w:rFonts w:ascii="Times New Roman" w:hAnsi="Times New Roman" w:cs="Times New Roman"/>
          <w:bCs/>
          <w:sz w:val="20"/>
          <w:szCs w:val="20"/>
        </w:rPr>
        <w:t>eep convolutional neural networks (CNNs) are selected to perform end-to-end classification on OCT images and their textures. These two information domains are then linked by concatenating their feature embeddings via ensemble learning.</w:t>
      </w:r>
    </w:p>
    <w:p w14:paraId="3A40006A" w14:textId="584A0C5A" w:rsidR="000F47F7" w:rsidRPr="002D5717" w:rsidRDefault="00585799" w:rsidP="002D5717">
      <w:pPr>
        <w:spacing w:before="120" w:after="0" w:line="240" w:lineRule="auto"/>
        <w:jc w:val="center"/>
        <w:rPr>
          <w:rFonts w:ascii="Times New Roman" w:hAnsi="Times New Roman" w:cs="Times New Roman"/>
          <w:bCs/>
          <w:sz w:val="20"/>
          <w:szCs w:val="20"/>
        </w:rPr>
      </w:pPr>
      <w:ins w:id="20" w:author="ShuangHeng Wang" w:date="2022-11-21T00:10:00Z">
        <w:r>
          <w:rPr>
            <w:rFonts w:ascii="Times New Roman" w:hAnsi="Times New Roman" w:cs="Times New Roman"/>
            <w:bCs/>
            <w:i/>
            <w:noProof/>
            <w:sz w:val="16"/>
            <w:szCs w:val="16"/>
            <w:lang w:eastAsia="zh-CN"/>
          </w:rPr>
          <w:drawing>
            <wp:inline distT="0" distB="0" distL="0" distR="0" wp14:anchorId="2BC8ACC4" wp14:editId="4C98AD66">
              <wp:extent cx="4786630" cy="2560320"/>
              <wp:effectExtent l="0" t="0" r="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86630" cy="2560320"/>
                      </a:xfrm>
                      <a:prstGeom prst="rect">
                        <a:avLst/>
                      </a:prstGeom>
                      <a:noFill/>
                      <a:ln>
                        <a:noFill/>
                      </a:ln>
                    </pic:spPr>
                  </pic:pic>
                </a:graphicData>
              </a:graphic>
            </wp:inline>
          </w:drawing>
        </w:r>
      </w:ins>
    </w:p>
    <w:p w14:paraId="35A26A4A" w14:textId="098241DB" w:rsidR="000F47F7" w:rsidRPr="002D5717" w:rsidRDefault="000F47F7" w:rsidP="009921AD">
      <w:pPr>
        <w:spacing w:before="120" w:after="0" w:line="240" w:lineRule="auto"/>
        <w:jc w:val="center"/>
        <w:rPr>
          <w:rFonts w:ascii="Times New Roman" w:hAnsi="Times New Roman" w:cs="Times New Roman"/>
          <w:bCs/>
          <w:i/>
          <w:sz w:val="16"/>
          <w:szCs w:val="16"/>
        </w:rPr>
      </w:pPr>
      <w:r w:rsidRPr="002D5717">
        <w:rPr>
          <w:rFonts w:ascii="Times New Roman" w:hAnsi="Times New Roman" w:cs="Times New Roman"/>
          <w:bCs/>
          <w:i/>
          <w:sz w:val="16"/>
          <w:szCs w:val="16"/>
        </w:rPr>
        <w:t>Figure 1. Dataset description and visualization. (A) The dataset of 1</w:t>
      </w:r>
      <w:ins w:id="21" w:author="ShuangHeng Wang" w:date="2022-11-23T12:56:00Z">
        <w:r w:rsidR="00B91622">
          <w:rPr>
            <w:rFonts w:ascii="Times New Roman" w:hAnsi="Times New Roman" w:cs="Times New Roman"/>
            <w:bCs/>
            <w:i/>
            <w:sz w:val="16"/>
            <w:szCs w:val="16"/>
          </w:rPr>
          <w:t>0</w:t>
        </w:r>
      </w:ins>
      <w:del w:id="22" w:author="ShuangHeng Wang" w:date="2022-11-20T12:04:00Z">
        <w:r w:rsidRPr="002D5717" w:rsidDel="008E706A">
          <w:rPr>
            <w:rFonts w:ascii="Times New Roman" w:hAnsi="Times New Roman" w:cs="Times New Roman"/>
            <w:bCs/>
            <w:i/>
            <w:sz w:val="16"/>
            <w:szCs w:val="16"/>
          </w:rPr>
          <w:delText>2</w:delText>
        </w:r>
      </w:del>
      <w:r w:rsidRPr="002D5717">
        <w:rPr>
          <w:rFonts w:ascii="Times New Roman" w:hAnsi="Times New Roman" w:cs="Times New Roman"/>
          <w:bCs/>
          <w:i/>
          <w:sz w:val="16"/>
          <w:szCs w:val="16"/>
        </w:rPr>
        <w:t xml:space="preserve"> patients </w:t>
      </w:r>
      <w:del w:id="23" w:author="ShuangHeng Wang" w:date="2022-11-20T12:09:00Z">
        <w:r w:rsidRPr="002D5717" w:rsidDel="005D6C62">
          <w:rPr>
            <w:rFonts w:ascii="Times New Roman" w:hAnsi="Times New Roman" w:cs="Times New Roman"/>
            <w:bCs/>
            <w:i/>
            <w:sz w:val="16"/>
            <w:szCs w:val="16"/>
          </w:rPr>
          <w:delText>was</w:delText>
        </w:r>
      </w:del>
      <w:ins w:id="24" w:author="ShuangHeng Wang" w:date="2022-11-20T12:09:00Z">
        <w:r w:rsidR="005D6C62" w:rsidRPr="002D5717">
          <w:rPr>
            <w:rFonts w:ascii="Times New Roman" w:hAnsi="Times New Roman" w:cs="Times New Roman"/>
            <w:bCs/>
            <w:i/>
            <w:sz w:val="16"/>
            <w:szCs w:val="16"/>
          </w:rPr>
          <w:t>were</w:t>
        </w:r>
      </w:ins>
      <w:r w:rsidRPr="002D5717">
        <w:rPr>
          <w:rFonts w:ascii="Times New Roman" w:hAnsi="Times New Roman" w:cs="Times New Roman"/>
          <w:bCs/>
          <w:i/>
          <w:sz w:val="16"/>
          <w:szCs w:val="16"/>
        </w:rPr>
        <w:t xml:space="preserve"> divided for training (including validation), testing, and segmentation purposes. </w:t>
      </w:r>
      <w:del w:id="25" w:author="ShuangHeng Wang" w:date="2022-11-20T12:50:00Z">
        <w:r w:rsidRPr="002D5717" w:rsidDel="008A5AD7">
          <w:rPr>
            <w:rFonts w:ascii="Times New Roman" w:hAnsi="Times New Roman" w:cs="Times New Roman"/>
            <w:bCs/>
            <w:i/>
            <w:sz w:val="16"/>
            <w:szCs w:val="16"/>
          </w:rPr>
          <w:delText>The blue numbers indicate the number of</w:delText>
        </w:r>
      </w:del>
      <w:del w:id="26" w:author="ShuangHeng Wang" w:date="2022-11-20T12:49:00Z">
        <w:r w:rsidRPr="002D5717" w:rsidDel="003B3CFB">
          <w:rPr>
            <w:rFonts w:ascii="Times New Roman" w:hAnsi="Times New Roman" w:cs="Times New Roman"/>
            <w:bCs/>
            <w:i/>
            <w:sz w:val="16"/>
            <w:szCs w:val="16"/>
          </w:rPr>
          <w:delText xml:space="preserve"> patients associated with the adjacent subset</w:delText>
        </w:r>
      </w:del>
      <w:del w:id="27" w:author="ShuangHeng Wang" w:date="2022-11-20T12:50:00Z">
        <w:r w:rsidRPr="002D5717" w:rsidDel="008A5AD7">
          <w:rPr>
            <w:rFonts w:ascii="Times New Roman" w:hAnsi="Times New Roman" w:cs="Times New Roman"/>
            <w:bCs/>
            <w:i/>
            <w:sz w:val="16"/>
            <w:szCs w:val="16"/>
          </w:rPr>
          <w:delText>.</w:delText>
        </w:r>
      </w:del>
      <w:ins w:id="28" w:author="ShuangHeng Wang" w:date="2022-11-20T23:59:00Z">
        <w:r w:rsidR="00F23823">
          <w:rPr>
            <w:rFonts w:ascii="Times New Roman" w:hAnsi="Times New Roman" w:cs="Times New Roman"/>
            <w:bCs/>
            <w:i/>
            <w:sz w:val="16"/>
            <w:szCs w:val="16"/>
          </w:rPr>
          <w:t>Th</w:t>
        </w:r>
      </w:ins>
      <w:ins w:id="29" w:author="ShuangHeng Wang" w:date="2022-11-20T12:50:00Z">
        <w:r w:rsidR="008A5AD7">
          <w:rPr>
            <w:rFonts w:ascii="Times New Roman" w:hAnsi="Times New Roman" w:cs="Times New Roman"/>
            <w:bCs/>
            <w:i/>
            <w:sz w:val="16"/>
            <w:szCs w:val="16"/>
          </w:rPr>
          <w:t xml:space="preserve">e blue numbers on the boxes indicate the number of </w:t>
        </w:r>
      </w:ins>
      <w:ins w:id="30" w:author="ShuangHeng Wang" w:date="2022-11-20T23:54:00Z">
        <w:r w:rsidR="00B16B00">
          <w:rPr>
            <w:rFonts w:ascii="Times New Roman" w:hAnsi="Times New Roman" w:cs="Times New Roman"/>
            <w:bCs/>
            <w:i/>
            <w:sz w:val="16"/>
            <w:szCs w:val="16"/>
          </w:rPr>
          <w:t xml:space="preserve">patients used in </w:t>
        </w:r>
      </w:ins>
      <w:ins w:id="31" w:author="ShuangHeng Wang" w:date="2022-11-20T23:55:00Z">
        <w:r w:rsidR="00DF43C5">
          <w:rPr>
            <w:rFonts w:ascii="Times New Roman" w:hAnsi="Times New Roman" w:cs="Times New Roman"/>
            <w:bCs/>
            <w:i/>
            <w:sz w:val="16"/>
            <w:szCs w:val="16"/>
          </w:rPr>
          <w:t xml:space="preserve">each </w:t>
        </w:r>
      </w:ins>
      <w:ins w:id="32" w:author="ShuangHeng Wang" w:date="2022-11-20T23:54:00Z">
        <w:r w:rsidR="00B16B00">
          <w:rPr>
            <w:rFonts w:ascii="Times New Roman" w:hAnsi="Times New Roman" w:cs="Times New Roman"/>
            <w:bCs/>
            <w:i/>
            <w:sz w:val="16"/>
            <w:szCs w:val="16"/>
          </w:rPr>
          <w:t>set</w:t>
        </w:r>
      </w:ins>
      <w:ins w:id="33" w:author="ShuangHeng Wang" w:date="2022-11-20T12:56:00Z">
        <w:r w:rsidR="005E4C31">
          <w:rPr>
            <w:rFonts w:ascii="Times New Roman" w:hAnsi="Times New Roman" w:cs="Times New Roman"/>
            <w:bCs/>
            <w:i/>
            <w:sz w:val="16"/>
            <w:szCs w:val="16"/>
          </w:rPr>
          <w:t>.</w:t>
        </w:r>
      </w:ins>
      <w:ins w:id="34" w:author="ShuangHeng Wang" w:date="2022-11-20T23:58:00Z">
        <w:r w:rsidR="00F23823">
          <w:rPr>
            <w:rFonts w:ascii="Times New Roman" w:hAnsi="Times New Roman" w:cs="Times New Roman"/>
            <w:bCs/>
            <w:i/>
            <w:sz w:val="16"/>
            <w:szCs w:val="16"/>
          </w:rPr>
          <w:t xml:space="preserve"> In order to assess intra and inter</w:t>
        </w:r>
      </w:ins>
      <w:ins w:id="35" w:author="ShuangHeng Wang" w:date="2022-11-20T23:59:00Z">
        <w:r w:rsidR="00F23823">
          <w:rPr>
            <w:rFonts w:ascii="Times New Roman" w:hAnsi="Times New Roman" w:cs="Times New Roman"/>
            <w:bCs/>
            <w:i/>
            <w:sz w:val="16"/>
            <w:szCs w:val="16"/>
          </w:rPr>
          <w:t>-</w:t>
        </w:r>
      </w:ins>
      <w:ins w:id="36" w:author="ShuangHeng Wang" w:date="2022-11-20T23:58:00Z">
        <w:r w:rsidR="00F23823">
          <w:rPr>
            <w:rFonts w:ascii="Times New Roman" w:hAnsi="Times New Roman" w:cs="Times New Roman"/>
            <w:bCs/>
            <w:i/>
            <w:sz w:val="16"/>
            <w:szCs w:val="16"/>
          </w:rPr>
          <w:t>patient accuracy, the</w:t>
        </w:r>
      </w:ins>
      <w:ins w:id="37" w:author="ShuangHeng Wang" w:date="2022-11-20T23:56:00Z">
        <w:r w:rsidR="00DF43C5">
          <w:rPr>
            <w:rFonts w:ascii="Times New Roman" w:hAnsi="Times New Roman" w:cs="Times New Roman"/>
            <w:bCs/>
            <w:i/>
            <w:sz w:val="16"/>
            <w:szCs w:val="16"/>
          </w:rPr>
          <w:t xml:space="preserve"> testing dataset is comprised of </w:t>
        </w:r>
      </w:ins>
      <w:ins w:id="38" w:author="ShuangHeng Wang" w:date="2022-11-20T23:58:00Z">
        <w:r w:rsidR="00F23823">
          <w:rPr>
            <w:rFonts w:ascii="Times New Roman" w:hAnsi="Times New Roman" w:cs="Times New Roman"/>
            <w:bCs/>
            <w:i/>
            <w:sz w:val="16"/>
            <w:szCs w:val="16"/>
          </w:rPr>
          <w:t xml:space="preserve">two patients from the training set and two entirely new patients. </w:t>
        </w:r>
      </w:ins>
      <w:ins w:id="39" w:author="ShuangHeng Wang" w:date="2022-11-21T00:00:00Z">
        <w:r w:rsidR="00F23823">
          <w:rPr>
            <w:rFonts w:ascii="Times New Roman" w:hAnsi="Times New Roman" w:cs="Times New Roman"/>
            <w:bCs/>
            <w:i/>
            <w:sz w:val="16"/>
            <w:szCs w:val="16"/>
          </w:rPr>
          <w:t xml:space="preserve">Note </w:t>
        </w:r>
      </w:ins>
      <w:ins w:id="40" w:author="ShuangHeng Wang" w:date="2022-11-21T00:02:00Z">
        <w:r w:rsidR="009921AD">
          <w:rPr>
            <w:rFonts w:ascii="Times New Roman" w:hAnsi="Times New Roman" w:cs="Times New Roman"/>
            <w:bCs/>
            <w:i/>
            <w:sz w:val="16"/>
            <w:szCs w:val="16"/>
          </w:rPr>
          <w:t>that the</w:t>
        </w:r>
        <w:r w:rsidR="00EF0D57">
          <w:rPr>
            <w:rFonts w:ascii="Times New Roman" w:hAnsi="Times New Roman" w:cs="Times New Roman"/>
            <w:bCs/>
            <w:i/>
            <w:sz w:val="16"/>
            <w:szCs w:val="16"/>
          </w:rPr>
          <w:t>se</w:t>
        </w:r>
      </w:ins>
      <w:ins w:id="41" w:author="ShuangHeng Wang" w:date="2022-11-21T00:01:00Z">
        <w:r w:rsidR="009921AD">
          <w:rPr>
            <w:rFonts w:ascii="Times New Roman" w:hAnsi="Times New Roman" w:cs="Times New Roman"/>
            <w:bCs/>
            <w:i/>
            <w:sz w:val="16"/>
            <w:szCs w:val="16"/>
          </w:rPr>
          <w:t xml:space="preserve"> </w:t>
        </w:r>
      </w:ins>
      <w:ins w:id="42" w:author="ShuangHeng Wang" w:date="2022-11-20T23:59:00Z">
        <w:r w:rsidR="00F23823">
          <w:rPr>
            <w:rFonts w:ascii="Times New Roman" w:hAnsi="Times New Roman" w:cs="Times New Roman"/>
            <w:bCs/>
            <w:i/>
            <w:sz w:val="16"/>
            <w:szCs w:val="16"/>
          </w:rPr>
          <w:t>samples from the</w:t>
        </w:r>
      </w:ins>
      <w:ins w:id="43" w:author="ShuangHeng Wang" w:date="2022-11-20T23:58:00Z">
        <w:r w:rsidR="00F23823">
          <w:rPr>
            <w:rFonts w:ascii="Times New Roman" w:hAnsi="Times New Roman" w:cs="Times New Roman"/>
            <w:bCs/>
            <w:i/>
            <w:sz w:val="16"/>
            <w:szCs w:val="16"/>
          </w:rPr>
          <w:t xml:space="preserve"> training set patients we</w:t>
        </w:r>
      </w:ins>
      <w:ins w:id="44" w:author="ShuangHeng Wang" w:date="2022-11-20T23:59:00Z">
        <w:r w:rsidR="00F23823">
          <w:rPr>
            <w:rFonts w:ascii="Times New Roman" w:hAnsi="Times New Roman" w:cs="Times New Roman"/>
            <w:bCs/>
            <w:i/>
            <w:sz w:val="16"/>
            <w:szCs w:val="16"/>
          </w:rPr>
          <w:t xml:space="preserve">re taken from different brain </w:t>
        </w:r>
      </w:ins>
      <w:ins w:id="45" w:author="ShuangHeng Wang" w:date="2022-11-21T00:00:00Z">
        <w:r w:rsidR="001F4511">
          <w:rPr>
            <w:rFonts w:ascii="Times New Roman" w:hAnsi="Times New Roman" w:cs="Times New Roman"/>
            <w:bCs/>
            <w:i/>
            <w:sz w:val="16"/>
            <w:szCs w:val="16"/>
          </w:rPr>
          <w:t xml:space="preserve">regions. </w:t>
        </w:r>
      </w:ins>
      <w:del w:id="46" w:author="ShuangHeng Wang" w:date="2022-11-21T00:01:00Z">
        <w:r w:rsidRPr="002D5717" w:rsidDel="009921AD">
          <w:rPr>
            <w:rFonts w:ascii="Times New Roman" w:hAnsi="Times New Roman" w:cs="Times New Roman"/>
            <w:bCs/>
            <w:i/>
            <w:sz w:val="16"/>
            <w:szCs w:val="16"/>
          </w:rPr>
          <w:delText xml:space="preserve"> </w:delText>
        </w:r>
      </w:del>
      <w:r w:rsidRPr="002D5717">
        <w:rPr>
          <w:rFonts w:ascii="Times New Roman" w:hAnsi="Times New Roman" w:cs="Times New Roman"/>
          <w:bCs/>
          <w:i/>
          <w:sz w:val="16"/>
          <w:szCs w:val="16"/>
        </w:rPr>
        <w:t>~175 200x100 B-frame slices were sparsely selected from each sample. (B) Differences between cancer and non-cancer classes are visible in representative training examples. All B-frame slices have a corresponding 100x100 grey level co-occurrence matrix (GLCM) texture. Separate networks are trained on slices and textures and then connected via ensemble learning.</w:t>
      </w:r>
    </w:p>
    <w:p w14:paraId="6E05686B" w14:textId="154ACDE3" w:rsidR="009B6B3C" w:rsidRPr="002D5717" w:rsidRDefault="007966A1" w:rsidP="002D5717">
      <w:pPr>
        <w:spacing w:before="120" w:after="0" w:line="240" w:lineRule="auto"/>
        <w:ind w:firstLine="270"/>
        <w:jc w:val="both"/>
        <w:rPr>
          <w:rFonts w:ascii="Times New Roman" w:hAnsi="Times New Roman" w:cs="Times New Roman"/>
          <w:bCs/>
          <w:sz w:val="20"/>
          <w:szCs w:val="20"/>
        </w:rPr>
      </w:pPr>
      <w:r w:rsidRPr="002D5717">
        <w:rPr>
          <w:rFonts w:ascii="Times New Roman" w:hAnsi="Times New Roman" w:cs="Times New Roman"/>
          <w:bCs/>
          <w:sz w:val="20"/>
          <w:szCs w:val="20"/>
        </w:rPr>
        <w:t>In the next section, the full data processing pipeline is described, including the dataset characteristics, sparse-sampling and texture extraction methods, and ensemble learning architecture. In the third section, the results obtained using our ensemble model is reported in comparison to its two subnetworks standalone and the network behavior is explained with gradient class activation maps (grad-CAM). In the last section, issues are discussed, and promising directions of related research are identified.</w:t>
      </w:r>
    </w:p>
    <w:p w14:paraId="0414592D" w14:textId="1DDDC33F" w:rsidR="009B6B3C" w:rsidRPr="002D5717" w:rsidRDefault="009B6B3C" w:rsidP="002D5717">
      <w:pPr>
        <w:pStyle w:val="08SectionHeader10"/>
        <w:numPr>
          <w:ilvl w:val="0"/>
          <w:numId w:val="5"/>
        </w:numPr>
        <w:rPr>
          <w:rFonts w:ascii="Times New Roman" w:hAnsi="Times New Roman" w:cs="Times New Roman"/>
        </w:rPr>
      </w:pPr>
      <w:r w:rsidRPr="002D5717">
        <w:rPr>
          <w:rFonts w:ascii="Times New Roman" w:hAnsi="Times New Roman" w:cs="Times New Roman"/>
        </w:rPr>
        <w:t>Methods and Materials</w:t>
      </w:r>
    </w:p>
    <w:p w14:paraId="5FCCE1FD" w14:textId="4F166D3D" w:rsidR="00103966" w:rsidRPr="002D5717" w:rsidRDefault="00103966" w:rsidP="002D5717">
      <w:pPr>
        <w:pStyle w:val="08SectionHeader1"/>
        <w:numPr>
          <w:ilvl w:val="0"/>
          <w:numId w:val="0"/>
        </w:numPr>
        <w:jc w:val="both"/>
        <w:rPr>
          <w:rFonts w:ascii="Times New Roman" w:hAnsi="Times New Roman" w:cs="Times New Roman"/>
          <w:b w:val="0"/>
          <w:bCs/>
        </w:rPr>
      </w:pPr>
      <w:r w:rsidRPr="002D5717">
        <w:rPr>
          <w:rFonts w:ascii="Times New Roman" w:hAnsi="Times New Roman" w:cs="Times New Roman"/>
          <w:b w:val="0"/>
          <w:bCs/>
        </w:rPr>
        <w:t>The dataset in this study comprises 23 cancerous and 21 non-cancerous brain cortex samples from 1</w:t>
      </w:r>
      <w:ins w:id="47" w:author="ShuangHeng Wang" w:date="2022-11-20T12:04:00Z">
        <w:r w:rsidR="008E706A">
          <w:rPr>
            <w:rFonts w:ascii="Times New Roman" w:hAnsi="Times New Roman" w:cs="Times New Roman"/>
            <w:b w:val="0"/>
            <w:bCs/>
          </w:rPr>
          <w:t>0</w:t>
        </w:r>
      </w:ins>
      <w:del w:id="48" w:author="ShuangHeng Wang" w:date="2022-11-20T12:04:00Z">
        <w:r w:rsidRPr="002D5717" w:rsidDel="008E706A">
          <w:rPr>
            <w:rFonts w:ascii="Times New Roman" w:hAnsi="Times New Roman" w:cs="Times New Roman"/>
            <w:b w:val="0"/>
            <w:bCs/>
          </w:rPr>
          <w:delText>2</w:delText>
        </w:r>
      </w:del>
      <w:r w:rsidRPr="002D5717">
        <w:rPr>
          <w:rFonts w:ascii="Times New Roman" w:hAnsi="Times New Roman" w:cs="Times New Roman"/>
          <w:b w:val="0"/>
          <w:bCs/>
        </w:rPr>
        <w:t xml:space="preserve"> patients averaging 62.6 years of age (min: 33 years, max: 78 years). </w:t>
      </w:r>
      <w:ins w:id="49" w:author="ShuangHeng Wang" w:date="2022-11-20T12:04:00Z">
        <w:r w:rsidR="00DF7916">
          <w:rPr>
            <w:rFonts w:ascii="Times New Roman" w:eastAsia="Malgun Gothic" w:hAnsi="Times New Roman" w:cs="Times New Roman"/>
            <w:b w:val="0"/>
            <w:bCs/>
            <w:lang w:eastAsia="ko-KR"/>
          </w:rPr>
          <w:t>Fresh human brain t</w:t>
        </w:r>
      </w:ins>
      <w:del w:id="50" w:author="ShuangHeng Wang" w:date="2022-11-20T12:04:00Z">
        <w:r w:rsidRPr="002D5717" w:rsidDel="00DF7916">
          <w:rPr>
            <w:rFonts w:ascii="Times New Roman" w:eastAsia="Malgun Gothic" w:hAnsi="Times New Roman" w:cs="Times New Roman"/>
            <w:b w:val="0"/>
            <w:bCs/>
            <w:lang w:eastAsia="ko-KR"/>
          </w:rPr>
          <w:delText>T</w:delText>
        </w:r>
      </w:del>
      <w:r w:rsidRPr="002D5717">
        <w:rPr>
          <w:rFonts w:ascii="Times New Roman" w:eastAsia="Malgun Gothic" w:hAnsi="Times New Roman" w:cs="Times New Roman"/>
          <w:b w:val="0"/>
          <w:bCs/>
          <w:lang w:eastAsia="ko-KR"/>
        </w:rPr>
        <w:t xml:space="preserve">issue samples were obtained at the Johns Hopkins Hospital under an approved </w:t>
      </w:r>
      <w:r w:rsidRPr="002D5717">
        <w:rPr>
          <w:rFonts w:ascii="Times New Roman" w:eastAsia="Malgun Gothic" w:hAnsi="Times New Roman" w:cs="Times New Roman"/>
          <w:b w:val="0"/>
          <w:bCs/>
          <w:lang w:eastAsia="ko-KR"/>
        </w:rPr>
        <w:lastRenderedPageBreak/>
        <w:t xml:space="preserve">Institutional Review Board protocol. </w:t>
      </w:r>
      <w:ins w:id="51" w:author="ShuangHeng Wang" w:date="2022-11-20T12:05:00Z">
        <w:r w:rsidR="00E52476">
          <w:rPr>
            <w:rFonts w:ascii="Times New Roman" w:eastAsia="Malgun Gothic" w:hAnsi="Times New Roman" w:cs="Times New Roman"/>
            <w:b w:val="0"/>
            <w:bCs/>
            <w:lang w:eastAsia="ko-KR"/>
          </w:rPr>
          <w:t xml:space="preserve">The samples were contained in a </w:t>
        </w:r>
      </w:ins>
      <w:ins w:id="52" w:author="Xingde" w:date="2022-11-21T22:46:00Z">
        <w:r w:rsidR="006375A6">
          <w:rPr>
            <w:rFonts w:ascii="Times New Roman" w:eastAsia="Malgun Gothic" w:hAnsi="Times New Roman" w:cs="Times New Roman"/>
            <w:b w:val="0"/>
            <w:bCs/>
            <w:lang w:eastAsia="ko-KR"/>
          </w:rPr>
          <w:t xml:space="preserve">cold </w:t>
        </w:r>
      </w:ins>
      <w:ins w:id="53" w:author="ShuangHeng Wang" w:date="2022-11-20T12:05:00Z">
        <w:r w:rsidR="00E52476">
          <w:rPr>
            <w:rFonts w:ascii="Times New Roman" w:eastAsia="Malgun Gothic" w:hAnsi="Times New Roman" w:cs="Times New Roman"/>
            <w:b w:val="0"/>
            <w:bCs/>
            <w:lang w:eastAsia="ko-KR"/>
          </w:rPr>
          <w:t>salient solution</w:t>
        </w:r>
        <w:r w:rsidR="00E90429">
          <w:rPr>
            <w:rFonts w:ascii="Times New Roman" w:eastAsia="Malgun Gothic" w:hAnsi="Times New Roman" w:cs="Times New Roman"/>
            <w:b w:val="0"/>
            <w:bCs/>
            <w:lang w:eastAsia="ko-KR"/>
          </w:rPr>
          <w:t xml:space="preserve"> and </w:t>
        </w:r>
        <w:r w:rsidR="00E90429" w:rsidRPr="006375A6">
          <w:rPr>
            <w:rFonts w:ascii="Times New Roman" w:eastAsia="Malgun Gothic" w:hAnsi="Times New Roman" w:cs="Times New Roman"/>
            <w:b w:val="0"/>
            <w:bCs/>
            <w:i/>
            <w:lang w:eastAsia="ko-KR"/>
            <w:rPrChange w:id="54" w:author="Xingde" w:date="2022-11-21T22:45:00Z">
              <w:rPr>
                <w:rFonts w:ascii="Times New Roman" w:eastAsia="Malgun Gothic" w:hAnsi="Times New Roman" w:cs="Times New Roman"/>
                <w:b w:val="0"/>
                <w:bCs/>
                <w:lang w:eastAsia="ko-KR"/>
              </w:rPr>
            </w:rPrChange>
          </w:rPr>
          <w:t>ex</w:t>
        </w:r>
      </w:ins>
      <w:ins w:id="55" w:author="Xingde" w:date="2022-11-21T22:45:00Z">
        <w:r w:rsidR="006375A6" w:rsidRPr="006375A6">
          <w:rPr>
            <w:rFonts w:ascii="Times New Roman" w:eastAsia="Malgun Gothic" w:hAnsi="Times New Roman" w:cs="Times New Roman"/>
            <w:b w:val="0"/>
            <w:bCs/>
            <w:i/>
            <w:lang w:eastAsia="ko-KR"/>
            <w:rPrChange w:id="56" w:author="Xingde" w:date="2022-11-21T22:45:00Z">
              <w:rPr>
                <w:rFonts w:ascii="Times New Roman" w:eastAsia="Malgun Gothic" w:hAnsi="Times New Roman" w:cs="Times New Roman"/>
                <w:b w:val="0"/>
                <w:bCs/>
                <w:lang w:eastAsia="ko-KR"/>
              </w:rPr>
            </w:rPrChange>
          </w:rPr>
          <w:t xml:space="preserve"> </w:t>
        </w:r>
      </w:ins>
      <w:ins w:id="57" w:author="ShuangHeng Wang" w:date="2022-11-20T12:05:00Z">
        <w:del w:id="58" w:author="Xingde" w:date="2022-11-21T22:45:00Z">
          <w:r w:rsidR="00E90429" w:rsidRPr="006375A6" w:rsidDel="006375A6">
            <w:rPr>
              <w:rFonts w:ascii="Times New Roman" w:eastAsia="Malgun Gothic" w:hAnsi="Times New Roman" w:cs="Times New Roman"/>
              <w:b w:val="0"/>
              <w:bCs/>
              <w:i/>
              <w:lang w:eastAsia="ko-KR"/>
              <w:rPrChange w:id="59" w:author="Xingde" w:date="2022-11-21T22:45:00Z">
                <w:rPr>
                  <w:rFonts w:ascii="Times New Roman" w:eastAsia="Malgun Gothic" w:hAnsi="Times New Roman" w:cs="Times New Roman"/>
                  <w:b w:val="0"/>
                  <w:bCs/>
                  <w:lang w:eastAsia="ko-KR"/>
                </w:rPr>
              </w:rPrChange>
            </w:rPr>
            <w:delText>-</w:delText>
          </w:r>
        </w:del>
        <w:r w:rsidR="00E90429" w:rsidRPr="006375A6">
          <w:rPr>
            <w:rFonts w:ascii="Times New Roman" w:eastAsia="Malgun Gothic" w:hAnsi="Times New Roman" w:cs="Times New Roman"/>
            <w:b w:val="0"/>
            <w:bCs/>
            <w:i/>
            <w:lang w:eastAsia="ko-KR"/>
            <w:rPrChange w:id="60" w:author="Xingde" w:date="2022-11-21T22:45:00Z">
              <w:rPr>
                <w:rFonts w:ascii="Times New Roman" w:eastAsia="Malgun Gothic" w:hAnsi="Times New Roman" w:cs="Times New Roman"/>
                <w:b w:val="0"/>
                <w:bCs/>
                <w:lang w:eastAsia="ko-KR"/>
              </w:rPr>
            </w:rPrChange>
          </w:rPr>
          <w:t>vivo</w:t>
        </w:r>
        <w:r w:rsidR="00E90429">
          <w:rPr>
            <w:rFonts w:ascii="Times New Roman" w:eastAsia="Malgun Gothic" w:hAnsi="Times New Roman" w:cs="Times New Roman"/>
            <w:b w:val="0"/>
            <w:bCs/>
            <w:lang w:eastAsia="ko-KR"/>
          </w:rPr>
          <w:t xml:space="preserve"> images were taken within one hour of </w:t>
        </w:r>
      </w:ins>
      <w:ins w:id="61" w:author="Xingde" w:date="2022-11-21T22:47:00Z">
        <w:r w:rsidR="006375A6">
          <w:rPr>
            <w:rFonts w:ascii="Times New Roman" w:eastAsia="Malgun Gothic" w:hAnsi="Times New Roman" w:cs="Times New Roman"/>
            <w:b w:val="0"/>
            <w:bCs/>
            <w:lang w:eastAsia="ko-KR"/>
          </w:rPr>
          <w:t>surgical removal of the tissues</w:t>
        </w:r>
      </w:ins>
      <w:ins w:id="62" w:author="ShuangHeng Wang" w:date="2022-11-20T12:05:00Z">
        <w:del w:id="63" w:author="Xingde" w:date="2022-11-21T22:45:00Z">
          <w:r w:rsidR="00E90429" w:rsidDel="006375A6">
            <w:rPr>
              <w:rFonts w:ascii="Times New Roman" w:eastAsia="Malgun Gothic" w:hAnsi="Times New Roman" w:cs="Times New Roman"/>
              <w:b w:val="0"/>
              <w:bCs/>
              <w:lang w:eastAsia="ko-KR"/>
            </w:rPr>
            <w:delText>dissection</w:delText>
          </w:r>
        </w:del>
        <w:r w:rsidR="00E90429">
          <w:rPr>
            <w:rFonts w:ascii="Times New Roman" w:eastAsia="Malgun Gothic" w:hAnsi="Times New Roman" w:cs="Times New Roman"/>
            <w:b w:val="0"/>
            <w:bCs/>
            <w:lang w:eastAsia="ko-KR"/>
          </w:rPr>
          <w:t xml:space="preserve">. </w:t>
        </w:r>
      </w:ins>
      <w:r w:rsidRPr="002D5717">
        <w:rPr>
          <w:rFonts w:ascii="Times New Roman" w:hAnsi="Times New Roman" w:cs="Times New Roman"/>
          <w:b w:val="0"/>
          <w:bCs/>
        </w:rPr>
        <w:t>All the samples used in the study were evaluated by a pathologist to be mostly homogeneous and were imaged with a home-built SS-OCT over a 2 mm x 2 mm area along a depth of 1.8 mm in tissue. Each 3D OCT dataset consists of 256 B-frames where one B-frame is a collection of 2,048 A-lines measuring 2,048 pixels per line. The dataset was allocated according to Figure 1A: seven patients were used for training the deep networks, four patients</w:t>
      </w:r>
      <w:r w:rsidR="00270244">
        <w:rPr>
          <w:rFonts w:ascii="Times New Roman" w:hAnsi="Times New Roman" w:cs="Times New Roman"/>
          <w:b w:val="0"/>
          <w:bCs/>
        </w:rPr>
        <w:t xml:space="preserve"> </w:t>
      </w:r>
      <w:r w:rsidRPr="002D5717">
        <w:rPr>
          <w:rFonts w:ascii="Times New Roman" w:hAnsi="Times New Roman" w:cs="Times New Roman"/>
          <w:b w:val="0"/>
          <w:bCs/>
        </w:rPr>
        <w:t>were</w:t>
      </w:r>
      <w:r w:rsidR="00EF0D57">
        <w:rPr>
          <w:rFonts w:ascii="Times New Roman" w:hAnsi="Times New Roman" w:cs="Times New Roman"/>
          <w:b w:val="0"/>
          <w:bCs/>
        </w:rPr>
        <w:t xml:space="preserve"> used </w:t>
      </w:r>
      <w:r w:rsidRPr="002D5717">
        <w:rPr>
          <w:rFonts w:ascii="Times New Roman" w:hAnsi="Times New Roman" w:cs="Times New Roman"/>
          <w:b w:val="0"/>
          <w:bCs/>
        </w:rPr>
        <w:t xml:space="preserve">for </w:t>
      </w:r>
      <w:r w:rsidR="00EF0D57" w:rsidRPr="002D5717">
        <w:rPr>
          <w:rFonts w:ascii="Times New Roman" w:hAnsi="Times New Roman" w:cs="Times New Roman"/>
          <w:b w:val="0"/>
          <w:bCs/>
        </w:rPr>
        <w:t xml:space="preserve">testing, </w:t>
      </w:r>
      <w:r w:rsidR="00EF0D57">
        <w:rPr>
          <w:rFonts w:ascii="Times New Roman" w:hAnsi="Times New Roman" w:cs="Times New Roman"/>
          <w:b w:val="0"/>
          <w:bCs/>
        </w:rPr>
        <w:t>and</w:t>
      </w:r>
      <w:r w:rsidRPr="002D5717">
        <w:rPr>
          <w:rFonts w:ascii="Times New Roman" w:hAnsi="Times New Roman" w:cs="Times New Roman"/>
          <w:b w:val="0"/>
          <w:bCs/>
        </w:rPr>
        <w:t xml:space="preserve"> a segmentation map was generated on the last patient’s sample containing mixed cancer and non-cancer regions.</w:t>
      </w:r>
      <w:ins w:id="64" w:author="ShuangHeng Wang" w:date="2022-11-21T00:06:00Z">
        <w:r w:rsidR="00C25D73">
          <w:rPr>
            <w:rFonts w:ascii="Times New Roman" w:hAnsi="Times New Roman" w:cs="Times New Roman"/>
            <w:b w:val="0"/>
            <w:bCs/>
          </w:rPr>
          <w:t xml:space="preserve"> </w:t>
        </w:r>
        <w:r w:rsidR="00662B7B">
          <w:rPr>
            <w:rFonts w:ascii="Times New Roman" w:hAnsi="Times New Roman" w:cs="Times New Roman"/>
            <w:b w:val="0"/>
            <w:bCs/>
          </w:rPr>
          <w:t xml:space="preserve">Note that the testing set </w:t>
        </w:r>
        <w:del w:id="65" w:author="Xingde" w:date="2022-11-21T22:44:00Z">
          <w:r w:rsidR="00662B7B" w:rsidDel="006375A6">
            <w:rPr>
              <w:rFonts w:ascii="Times New Roman" w:hAnsi="Times New Roman" w:cs="Times New Roman"/>
              <w:b w:val="0"/>
              <w:bCs/>
            </w:rPr>
            <w:delText>i</w:delText>
          </w:r>
        </w:del>
      </w:ins>
      <w:ins w:id="66" w:author="Xingde" w:date="2022-11-21T22:44:00Z">
        <w:r w:rsidR="006375A6">
          <w:rPr>
            <w:rFonts w:ascii="Times New Roman" w:hAnsi="Times New Roman" w:cs="Times New Roman"/>
            <w:b w:val="0"/>
            <w:bCs/>
          </w:rPr>
          <w:t>wa</w:t>
        </w:r>
      </w:ins>
      <w:ins w:id="67" w:author="ShuangHeng Wang" w:date="2022-11-21T00:06:00Z">
        <w:r w:rsidR="00662B7B">
          <w:rPr>
            <w:rFonts w:ascii="Times New Roman" w:hAnsi="Times New Roman" w:cs="Times New Roman"/>
            <w:b w:val="0"/>
            <w:bCs/>
          </w:rPr>
          <w:t xml:space="preserve">s comprised of </w:t>
        </w:r>
      </w:ins>
      <w:ins w:id="68" w:author="ShuangHeng Wang" w:date="2022-11-21T00:07:00Z">
        <w:r w:rsidR="00662B7B">
          <w:rPr>
            <w:rFonts w:ascii="Times New Roman" w:hAnsi="Times New Roman" w:cs="Times New Roman"/>
            <w:b w:val="0"/>
            <w:bCs/>
          </w:rPr>
          <w:t xml:space="preserve">samples taken from different brain locations in two patients </w:t>
        </w:r>
        <w:r w:rsidR="001C47B6">
          <w:rPr>
            <w:rFonts w:ascii="Times New Roman" w:hAnsi="Times New Roman" w:cs="Times New Roman"/>
            <w:b w:val="0"/>
            <w:bCs/>
          </w:rPr>
          <w:t xml:space="preserve">present in the training dataset as well as samples from </w:t>
        </w:r>
      </w:ins>
      <w:ins w:id="69" w:author="Xingde" w:date="2022-11-21T22:48:00Z">
        <w:r w:rsidR="006375A6">
          <w:rPr>
            <w:rFonts w:ascii="Times New Roman" w:hAnsi="Times New Roman" w:cs="Times New Roman"/>
            <w:b w:val="0"/>
            <w:bCs/>
          </w:rPr>
          <w:t>two</w:t>
        </w:r>
      </w:ins>
      <w:ins w:id="70" w:author="Xingde" w:date="2022-11-21T22:45:00Z">
        <w:r w:rsidR="006375A6">
          <w:rPr>
            <w:rFonts w:ascii="Times New Roman" w:hAnsi="Times New Roman" w:cs="Times New Roman"/>
            <w:b w:val="0"/>
            <w:bCs/>
          </w:rPr>
          <w:t xml:space="preserve"> </w:t>
        </w:r>
      </w:ins>
      <w:ins w:id="71" w:author="ShuangHeng Wang" w:date="2022-11-21T00:07:00Z">
        <w:r w:rsidR="001C47B6">
          <w:rPr>
            <w:rFonts w:ascii="Times New Roman" w:hAnsi="Times New Roman" w:cs="Times New Roman"/>
            <w:b w:val="0"/>
            <w:bCs/>
          </w:rPr>
          <w:t>completely new patients.</w:t>
        </w:r>
      </w:ins>
      <w:ins w:id="72" w:author="ShuangHeng Wang" w:date="2022-11-21T00:08:00Z">
        <w:r w:rsidR="005C42AB">
          <w:rPr>
            <w:rFonts w:ascii="Times New Roman" w:hAnsi="Times New Roman" w:cs="Times New Roman"/>
            <w:b w:val="0"/>
            <w:bCs/>
          </w:rPr>
          <w:t xml:space="preserve"> </w:t>
        </w:r>
      </w:ins>
      <w:ins w:id="73" w:author="ShuangHeng Wang" w:date="2022-11-21T20:31:00Z">
        <w:r w:rsidR="00151A87">
          <w:rPr>
            <w:rFonts w:ascii="Times New Roman" w:hAnsi="Times New Roman" w:cs="Times New Roman"/>
            <w:b w:val="0"/>
            <w:bCs/>
          </w:rPr>
          <w:t>Hence, the high accuracy of the model on the testing data indicates high intra-patient and inter-patient performance.</w:t>
        </w:r>
      </w:ins>
      <w:del w:id="74" w:author="ShuangHeng Wang" w:date="2022-11-21T00:06:00Z">
        <w:r w:rsidRPr="002D5717" w:rsidDel="00C25D73">
          <w:rPr>
            <w:rFonts w:ascii="Times New Roman" w:hAnsi="Times New Roman" w:cs="Times New Roman"/>
            <w:b w:val="0"/>
            <w:bCs/>
          </w:rPr>
          <w:delText xml:space="preserve"> </w:delText>
        </w:r>
      </w:del>
    </w:p>
    <w:p w14:paraId="5206853E" w14:textId="15CA7E2D" w:rsidR="00103966" w:rsidRPr="002D5717" w:rsidRDefault="00103966" w:rsidP="002D5717">
      <w:pPr>
        <w:pStyle w:val="08SectionHeader1"/>
        <w:numPr>
          <w:ilvl w:val="0"/>
          <w:numId w:val="0"/>
        </w:numPr>
        <w:rPr>
          <w:rFonts w:ascii="Times New Roman" w:hAnsi="Times New Roman" w:cs="Times New Roman"/>
          <w:b w:val="0"/>
          <w:bCs/>
          <w:i/>
          <w:iCs/>
        </w:rPr>
      </w:pPr>
      <w:r w:rsidRPr="002D5717">
        <w:rPr>
          <w:rFonts w:ascii="Times New Roman" w:hAnsi="Times New Roman" w:cs="Times New Roman"/>
          <w:b w:val="0"/>
          <w:bCs/>
          <w:i/>
          <w:iCs/>
        </w:rPr>
        <w:t>2.1 Dataset sparse sampling</w:t>
      </w:r>
    </w:p>
    <w:p w14:paraId="5F328FA9" w14:textId="3C67EF25" w:rsidR="00103966" w:rsidRPr="002D5717" w:rsidRDefault="00E23F21" w:rsidP="002D5717">
      <w:pPr>
        <w:pStyle w:val="08SectionHeader1"/>
        <w:numPr>
          <w:ilvl w:val="0"/>
          <w:numId w:val="0"/>
        </w:numPr>
        <w:jc w:val="both"/>
        <w:rPr>
          <w:rFonts w:ascii="Times New Roman" w:hAnsi="Times New Roman" w:cs="Times New Roman"/>
          <w:b w:val="0"/>
          <w:bCs/>
        </w:rPr>
      </w:pPr>
      <w:ins w:id="75" w:author="ShuangHeng Wang" w:date="2022-11-12T21:22:00Z">
        <w:r>
          <w:rPr>
            <w:rFonts w:ascii="Times New Roman" w:hAnsi="Times New Roman" w:cs="Times New Roman"/>
            <w:b w:val="0"/>
            <w:bCs/>
          </w:rPr>
          <w:t>In this study, logarithmic (base 10) B-frame data is used</w:t>
        </w:r>
      </w:ins>
      <w:ins w:id="76" w:author="ShuangHeng Wang" w:date="2022-11-12T21:21:00Z">
        <w:r>
          <w:rPr>
            <w:rFonts w:ascii="Times New Roman" w:hAnsi="Times New Roman" w:cs="Times New Roman"/>
            <w:b w:val="0"/>
            <w:bCs/>
          </w:rPr>
          <w:t>.</w:t>
        </w:r>
      </w:ins>
      <w:ins w:id="77" w:author="ShuangHeng Wang" w:date="2022-11-12T21:22:00Z">
        <w:r>
          <w:rPr>
            <w:rFonts w:ascii="Times New Roman" w:hAnsi="Times New Roman" w:cs="Times New Roman"/>
            <w:b w:val="0"/>
            <w:bCs/>
          </w:rPr>
          <w:t xml:space="preserve"> </w:t>
        </w:r>
      </w:ins>
      <w:r w:rsidR="00103966" w:rsidRPr="002D5717">
        <w:rPr>
          <w:rFonts w:ascii="Times New Roman" w:hAnsi="Times New Roman" w:cs="Times New Roman"/>
          <w:b w:val="0"/>
          <w:bCs/>
        </w:rPr>
        <w:t>The transverse resolution of our OCT system is 25 µm, meaning that B-frames in this range experience no significant changes. Hence, we adopt sparse sampling methods to ensure that the examples included in the dataset are sufficiently representative of the volumetric dataset. For each OCT scan of a cortex sample, a step size of 80 µm is used to select ~25 representative B-frames. A small proportion of B-frames with significant fragmenting at the tissue surface are manually removed. Of the remaining frames, a 5x5 median filter is applied to suppress noise followed by conventional OCT image processing. Each B-frame is evenly divided into seven slices of 100 A-lines separated by 290 µm. Finally, within each slice, the A-lines are truncated to cover the single scattering region, determined to be approximately 200 pixels (</w:t>
      </w:r>
      <w:r w:rsidR="00103966" w:rsidRPr="002D5717">
        <w:rPr>
          <w:rFonts w:ascii="Times New Roman" w:hAnsi="Times New Roman" w:cs="Times New Roman"/>
          <w:b w:val="0"/>
          <w:bCs/>
          <w:color w:val="000000" w:themeColor="text1"/>
        </w:rPr>
        <w:t>418</w:t>
      </w:r>
      <w:r w:rsidR="00103966" w:rsidRPr="002D5717">
        <w:rPr>
          <w:rFonts w:ascii="Times New Roman" w:hAnsi="Times New Roman" w:cs="Times New Roman"/>
          <w:b w:val="0"/>
          <w:bCs/>
        </w:rPr>
        <w:t xml:space="preserve"> µm in total) below the sample surface. In this way, 5,831 total examples are generated (34 samples * ~25 B-frames/sample * 7 slices/B-frame). As shown in Figure 1B, non-cancerous B-frame slices exhibit a stronger white to black gradient from top to bottom in comparison to cancerous B-frame slices. This is a consequence of healthy white matter attenuating the intensity of the incident light more rapidly with depth. Prior studies utilizing statistical and machine learning methods have demonstrated that image texture is also discriminative for this task </w:t>
      </w:r>
      <w:r w:rsidR="00103966" w:rsidRPr="002D5717">
        <w:rPr>
          <w:rFonts w:ascii="Times New Roman" w:hAnsi="Times New Roman" w:cs="Times New Roman"/>
          <w:b w:val="0"/>
          <w:bCs/>
        </w:rPr>
        <w:fldChar w:fldCharType="begin"/>
      </w:r>
      <w:r w:rsidR="00A93C8A">
        <w:rPr>
          <w:rFonts w:ascii="Times New Roman" w:hAnsi="Times New Roman" w:cs="Times New Roman"/>
          <w:b w:val="0"/>
          <w:bCs/>
        </w:rPr>
        <w:instrText xml:space="preserve"> ADDIN ZOTERO_ITEM CSL_CITATION {"citationID":"fDKvV0mh","properties":{"formattedCitation":"[10]","plainCitation":"[10]","noteIndex":0},"citationItems":[{"id":141,"uris":["http://zotero.org/users/local/BYpkgyKc/items/YTVQJHRB"],"itemData":{"id":141,"type":"article-journal","abstract":"Purpose\nA precise resection of the entire tumor tissue during surgery for brain metastases is essential to reduce local recurrence. Conventional intraoperative imaging techniques all have limitations in detecting tumor remnants. Therefore, there is a need for innovative new imaging methods such as optical coherence tomography (OCT). The purpose of this study is to discriminate brain metastases from healthy brain tissue in an ex vivo setting by applying texture analysis and machine learning algorithms for tissue classification to OCT images.\n\nMethods\nTumor and healthy tissue samples were collected during resection of brain metastases. Samples were imaged using OCT. Texture features were extracted from B-scans. Then, a machine learning algorithm using principal component analysis (PCA) and support vector machines (SVM) was applied to the OCT scans for classification. As a gold standard, an experienced pathologist examined the tissue samples histologically and determined the percentage of vital tumor, necrosis and healthy tissue of each sample. A total of 14.336 B-scans from 14 tissue samples were included in the classification analysis.\n\nResults\nWe were able to discriminate vital tumor from healthy brain tissue with an accuracy of 95.75%. By comparing necrotic tissue and healthy tissue, a classification accuracy of 99.10% was obtained. A generalized classification between brain metastases (vital tumor and necrosis) and healthy tissue was achieved with an accuracy of 96.83%.\n\nConclusions\nAn automated classification of brain metastases and healthy brain tissue is feasible using OCT imaging, extracted texture features and machine learning with PCA and SVM. The established approach can prospectively provide the surgeon with additional information about the tissue, thus optimizing the extent of tumor resection and minimizing the risk of local recurrences.","container-title":"International Journal of Computer Assisted Radiology and Surgery","DOI":"10.1007/s11548-021-02412-2","ISSN":"1861-6410","issue":"9","journalAbbreviation":"Int J Comput Assist Radiol Surg","note":"PMID: 34053010\nPMCID: PMC8354973","page":"1517-1526","source":"PubMed Central","title":"Applying machine learning to optical coherence tomography images for automated tissue classification in brain metastases","volume":"16","author":[{"family":"Möller","given":"Jens"},{"family":"Bartsch","given":"Alexander"},{"family":"Lenz","given":"Marcel"},{"family":"Tischoff","given":"Iris"},{"family":"Krug","given":"Robin"},{"family":"Welp","given":"Hubert"},{"family":"Hofmann","given":"Martin R."},{"family":"Schmieder","given":"Kirsten"},{"family":"Miller","given":"Dorothea"}],"issued":{"date-parts":[["2021"]]}}}],"schema":"https://github.com/citation-style-language/schema/raw/master/csl-citation.json"} </w:instrText>
      </w:r>
      <w:r w:rsidR="00103966" w:rsidRPr="002D5717">
        <w:rPr>
          <w:rFonts w:ascii="Times New Roman" w:hAnsi="Times New Roman" w:cs="Times New Roman"/>
          <w:b w:val="0"/>
          <w:bCs/>
        </w:rPr>
        <w:fldChar w:fldCharType="separate"/>
      </w:r>
      <w:r w:rsidR="00A93C8A" w:rsidRPr="00A93C8A">
        <w:rPr>
          <w:rFonts w:ascii="Times New Roman" w:hAnsi="Times New Roman" w:cs="Times New Roman"/>
        </w:rPr>
        <w:t>[10]</w:t>
      </w:r>
      <w:r w:rsidR="00103966" w:rsidRPr="002D5717">
        <w:rPr>
          <w:rFonts w:ascii="Times New Roman" w:hAnsi="Times New Roman" w:cs="Times New Roman"/>
          <w:b w:val="0"/>
          <w:bCs/>
        </w:rPr>
        <w:fldChar w:fldCharType="end"/>
      </w:r>
      <w:r w:rsidR="00103966" w:rsidRPr="002D5717">
        <w:rPr>
          <w:rFonts w:ascii="Times New Roman" w:hAnsi="Times New Roman" w:cs="Times New Roman"/>
          <w:b w:val="0"/>
          <w:bCs/>
        </w:rPr>
        <w:t>.</w:t>
      </w:r>
    </w:p>
    <w:p w14:paraId="18047688" w14:textId="28058A82" w:rsidR="009B6B3C" w:rsidRPr="002D5717" w:rsidRDefault="00103966" w:rsidP="002D5717">
      <w:pPr>
        <w:pStyle w:val="08SectionHeader1"/>
        <w:numPr>
          <w:ilvl w:val="0"/>
          <w:numId w:val="0"/>
        </w:numPr>
        <w:rPr>
          <w:rFonts w:ascii="Times New Roman" w:hAnsi="Times New Roman" w:cs="Times New Roman"/>
          <w:b w:val="0"/>
          <w:bCs/>
          <w:i/>
          <w:iCs/>
        </w:rPr>
      </w:pPr>
      <w:r w:rsidRPr="002D5717">
        <w:rPr>
          <w:rFonts w:ascii="Times New Roman" w:hAnsi="Times New Roman" w:cs="Times New Roman"/>
          <w:b w:val="0"/>
          <w:bCs/>
          <w:i/>
          <w:iCs/>
        </w:rPr>
        <w:t>2.2 Texture embedding</w:t>
      </w:r>
    </w:p>
    <w:p w14:paraId="3CBBBB09" w14:textId="1F6104FF" w:rsidR="00103966" w:rsidRPr="00996CA4" w:rsidRDefault="00103966" w:rsidP="002D5717">
      <w:pPr>
        <w:spacing w:before="120" w:after="0" w:line="240" w:lineRule="auto"/>
        <w:jc w:val="both"/>
        <w:rPr>
          <w:rFonts w:ascii="Times New Roman" w:hAnsi="Times New Roman" w:cs="Times New Roman"/>
          <w:sz w:val="20"/>
          <w:szCs w:val="20"/>
        </w:rPr>
      </w:pPr>
      <w:r w:rsidRPr="002D5717">
        <w:rPr>
          <w:rFonts w:ascii="Times New Roman" w:hAnsi="Times New Roman" w:cs="Times New Roman"/>
          <w:sz w:val="20"/>
          <w:szCs w:val="20"/>
        </w:rPr>
        <w:t xml:space="preserve">To capture the global image texture, the grey level co-occurrence matrix (GLCM) is used to measure each B-frame slice. </w:t>
      </w:r>
      <w:ins w:id="78" w:author="ShuangHeng Wang" w:date="2022-11-12T21:23:00Z">
        <w:r w:rsidR="001E3619">
          <w:rPr>
            <w:rFonts w:ascii="Times New Roman" w:hAnsi="Times New Roman" w:cs="Times New Roman"/>
            <w:sz w:val="20"/>
            <w:szCs w:val="20"/>
          </w:rPr>
          <w:t xml:space="preserve">The GLCM is a classic approach </w:t>
        </w:r>
      </w:ins>
      <w:ins w:id="79" w:author="ShuangHeng Wang" w:date="2022-11-12T21:24:00Z">
        <w:r w:rsidR="001E3619">
          <w:rPr>
            <w:rFonts w:ascii="Times New Roman" w:hAnsi="Times New Roman" w:cs="Times New Roman"/>
            <w:sz w:val="20"/>
            <w:szCs w:val="20"/>
          </w:rPr>
          <w:t xml:space="preserve">for </w:t>
        </w:r>
        <w:r w:rsidR="00651E1D">
          <w:rPr>
            <w:rFonts w:ascii="Times New Roman" w:hAnsi="Times New Roman" w:cs="Times New Roman"/>
            <w:sz w:val="20"/>
            <w:szCs w:val="20"/>
          </w:rPr>
          <w:t xml:space="preserve">quantifying the distribution of co-occurring pixel values that </w:t>
        </w:r>
      </w:ins>
      <w:ins w:id="80" w:author="ShuangHeng Wang" w:date="2022-11-12T21:25:00Z">
        <w:r w:rsidR="003F253E">
          <w:rPr>
            <w:rFonts w:ascii="Times New Roman" w:hAnsi="Times New Roman" w:cs="Times New Roman"/>
            <w:sz w:val="20"/>
            <w:szCs w:val="20"/>
          </w:rPr>
          <w:t xml:space="preserve">has been applied </w:t>
        </w:r>
      </w:ins>
      <w:ins w:id="81" w:author="ShuangHeng Wang" w:date="2022-11-12T21:26:00Z">
        <w:r w:rsidR="00996CA4">
          <w:rPr>
            <w:rFonts w:ascii="Times New Roman" w:hAnsi="Times New Roman" w:cs="Times New Roman"/>
            <w:sz w:val="20"/>
            <w:szCs w:val="20"/>
          </w:rPr>
          <w:t xml:space="preserve">to extract discriminative features </w:t>
        </w:r>
      </w:ins>
      <w:ins w:id="82" w:author="ShuangHeng Wang" w:date="2022-11-12T21:25:00Z">
        <w:r w:rsidR="003F253E">
          <w:rPr>
            <w:rFonts w:ascii="Times New Roman" w:hAnsi="Times New Roman" w:cs="Times New Roman"/>
            <w:sz w:val="20"/>
            <w:szCs w:val="20"/>
          </w:rPr>
          <w:t xml:space="preserve">in many </w:t>
        </w:r>
        <w:r w:rsidR="00996CA4">
          <w:rPr>
            <w:rFonts w:ascii="Times New Roman" w:hAnsi="Times New Roman" w:cs="Times New Roman"/>
            <w:sz w:val="20"/>
            <w:szCs w:val="20"/>
          </w:rPr>
          <w:t xml:space="preserve">medical imaging applications, including OCT </w:t>
        </w:r>
      </w:ins>
      <w:r w:rsidR="000A2E1B">
        <w:rPr>
          <w:rFonts w:ascii="Times New Roman" w:hAnsi="Times New Roman" w:cs="Times New Roman"/>
          <w:sz w:val="20"/>
          <w:szCs w:val="20"/>
        </w:rPr>
        <w:fldChar w:fldCharType="begin"/>
      </w:r>
      <w:r w:rsidR="000F3950">
        <w:rPr>
          <w:rFonts w:ascii="Times New Roman" w:hAnsi="Times New Roman" w:cs="Times New Roman"/>
          <w:sz w:val="20"/>
          <w:szCs w:val="20"/>
        </w:rPr>
        <w:instrText xml:space="preserve"> ADDIN ZOTERO_ITEM CSL_CITATION {"citationID":"3dph6pjE","properties":{"formattedCitation":"[13]","plainCitation":"[13]","noteIndex":0},"citationItems":[{"id":246,"uris":["http://zotero.org/users/local/BYpkgyKc/items/JDFIFCAJ"],"itemData":{"id":246,"type":"article-journal","abstract":"Currently, diagnosis of skin diseases is based primarily on the visual pattern recognition skills and expertise of the physician observing the lesion. Even though dermatologists are trained to recognize patterns of morphology, it is still a subjective visual assessment. Tools for automated pattern recognition can provide objective information to support clinical decision-making. Noninvasive skin imaging techniques provide complementary information to the clinician. In recent years, optical coherence tomography (OCT) has become a powerful skin imaging technique. According to specific functional needs, skin architecture varies across different parts of the body, as do the textural characteristics in OCT images. There is, therefore, a critical need to systematically analyze OCT images from different body sites, to identify their significant qualitative and quantitative differences. Sixty-three optical and textural features extracted from OCT images of healthy and diseased skin are analyzed and, in conjunction with decision-theoretic approaches, used to create computational models of the diseases. We demonstrate that these models provide objective information to the clinician to assist in the diagnosis of abnormalities of cutaneous microstructure, and hence, aid in the determination of treatment. Specifically, we demonstrate the performance of this methodology on differentiating basal cell carcinoma (BCC) and squamous cell carcinoma (SCC) from healthy tissue.","container-title":"Scientific Reports","DOI":"10.1038/s41598-017-17398-8","ISSN":"2045-2322","issue":"1","journalAbbreviation":"Sci Rep","language":"en","license":"2017 The Author(s)","note":"number: 1\npublisher: Nature Publishing Group","page":"17912","source":"www.nature.com","title":"Universal in vivo Textural Model for Human Skin based on Optical Coherence Tomograms","volume":"7","author":[{"family":"Adabi","given":"Saba"},{"family":"Hosseinzadeh","given":"Matin"},{"family":"Noei","given":"Shahryar"},{"family":"Conforto","given":"Silvia"},{"family":"Daveluy","given":"Steven"},{"family":"Clayton","given":"Anne"},{"family":"Mehregan","given":"Darius"},{"family":"Nasiriavanaki","given":"Mohammadreza"}],"issued":{"date-parts":[["2017",12,20]]}}}],"schema":"https://github.com/citation-style-language/schema/raw/master/csl-citation.json"} </w:instrText>
      </w:r>
      <w:r w:rsidR="000A2E1B">
        <w:rPr>
          <w:rFonts w:ascii="Times New Roman" w:hAnsi="Times New Roman" w:cs="Times New Roman"/>
          <w:sz w:val="20"/>
          <w:szCs w:val="20"/>
        </w:rPr>
        <w:fldChar w:fldCharType="separate"/>
      </w:r>
      <w:r w:rsidR="000F3950" w:rsidRPr="000F3950">
        <w:rPr>
          <w:rFonts w:ascii="Times New Roman" w:hAnsi="Times New Roman" w:cs="Times New Roman"/>
          <w:sz w:val="20"/>
        </w:rPr>
        <w:t>[13]</w:t>
      </w:r>
      <w:r w:rsidR="000A2E1B">
        <w:rPr>
          <w:rFonts w:ascii="Times New Roman" w:hAnsi="Times New Roman" w:cs="Times New Roman"/>
          <w:sz w:val="20"/>
          <w:szCs w:val="20"/>
        </w:rPr>
        <w:fldChar w:fldCharType="end"/>
      </w:r>
      <w:ins w:id="83" w:author="ShuangHeng Wang" w:date="2022-11-12T21:25:00Z">
        <w:r w:rsidR="00996CA4">
          <w:rPr>
            <w:rFonts w:ascii="Times New Roman" w:hAnsi="Times New Roman" w:cs="Times New Roman"/>
            <w:sz w:val="20"/>
            <w:szCs w:val="20"/>
          </w:rPr>
          <w:t xml:space="preserve">. </w:t>
        </w:r>
      </w:ins>
      <w:r w:rsidRPr="002D5717">
        <w:rPr>
          <w:rFonts w:ascii="Times New Roman" w:hAnsi="Times New Roman" w:cs="Times New Roman"/>
          <w:sz w:val="20"/>
          <w:szCs w:val="20"/>
        </w:rPr>
        <w:t xml:space="preserve">First, the global maximum and minimum of the training set are used to linearly transform the values in each B-frame slice to a new range of 0 to 99 inclusive. Then, a 100x100 GLCM texture map is computed for each slice using an adjacency condition of 15 pixels at an angle of 0 degrees selected by trial and error. The row and column indices of the GLCM represent pixel intensities and the matrix elements show how frequently the two given intensities are adjacent </w:t>
      </w:r>
      <w:r w:rsidRPr="002D5717">
        <w:rPr>
          <w:rFonts w:ascii="Times New Roman" w:hAnsi="Times New Roman" w:cs="Times New Roman"/>
          <w:sz w:val="20"/>
          <w:szCs w:val="20"/>
        </w:rPr>
        <w:fldChar w:fldCharType="begin"/>
      </w:r>
      <w:r w:rsidR="000F3950">
        <w:rPr>
          <w:rFonts w:ascii="Times New Roman" w:hAnsi="Times New Roman" w:cs="Times New Roman"/>
          <w:sz w:val="20"/>
          <w:szCs w:val="20"/>
        </w:rPr>
        <w:instrText xml:space="preserve"> ADDIN ZOTERO_ITEM CSL_CITATION {"citationID":"LDQZYt2E","properties":{"formattedCitation":"[14]","plainCitation":"[14]","noteIndex":0},"citationItems":[{"id":163,"uris":["http://zotero.org/users/local/BYpkgyKc/items/MLTJITRR"],"itemData":{"id":163,"type":"article-journal","abstract":"Grey Level Co-occurrence Matrices (GLCM) are one of the earliest techniques used for image texture analysis. In this paper we defined a new feature called trace extracted from the GLCM and its implications in texture analysis are discussed in the context of Content Based Image Retrieval (CBIR). The theoretical extension of GLCM to n-dimensional gray scale images are also discussed. The results indicate that trace features outperform Haralick features when applied to CBIR.","container-title":"International Journal of Computer Science, Engineering and Information Technology","DOI":"10.5121/ijcseit.2012.2213","ISSN":"22313605","issue":"2","journalAbbreviation":"IJCSEIT","language":"en","page":"151-157","source":"DOI.org (Crossref)","title":"Grey Level Co-Occurrence Matrices: Generalisation and Some New Features","title-short":"Grey Level Co-Occurrence Matrices","volume":"2","author":[{"family":"V","given":"Bino Sebastian"}],"issued":{"date-parts":[["2012",4,30]]}}}],"schema":"https://github.com/citation-style-language/schema/raw/master/csl-citation.json"} </w:instrText>
      </w:r>
      <w:r w:rsidRPr="002D5717">
        <w:rPr>
          <w:rFonts w:ascii="Times New Roman" w:hAnsi="Times New Roman" w:cs="Times New Roman"/>
          <w:sz w:val="20"/>
          <w:szCs w:val="20"/>
        </w:rPr>
        <w:fldChar w:fldCharType="separate"/>
      </w:r>
      <w:r w:rsidR="000F3950" w:rsidRPr="000F3950">
        <w:rPr>
          <w:rFonts w:ascii="Times New Roman" w:hAnsi="Times New Roman" w:cs="Times New Roman"/>
          <w:sz w:val="20"/>
        </w:rPr>
        <w:t>[14]</w:t>
      </w:r>
      <w:r w:rsidRPr="002D5717">
        <w:rPr>
          <w:rFonts w:ascii="Times New Roman" w:hAnsi="Times New Roman" w:cs="Times New Roman"/>
          <w:sz w:val="20"/>
          <w:szCs w:val="20"/>
        </w:rPr>
        <w:fldChar w:fldCharType="end"/>
      </w:r>
      <w:r w:rsidRPr="002D5717">
        <w:rPr>
          <w:rFonts w:ascii="Times New Roman" w:hAnsi="Times New Roman" w:cs="Times New Roman"/>
          <w:sz w:val="20"/>
          <w:szCs w:val="20"/>
        </w:rPr>
        <w:t>. For example, if intermediate intensities (say 49 ± 10 on a 0-99 scale) are adjacent to other intermediate intensities, then the resulting GLCM will exhibit a bright white spot near its center. Figure 1B shows typical textural features in the training set. Qualitatively,</w:t>
      </w:r>
      <w:r w:rsidRPr="002D5717">
        <w:rPr>
          <w:rFonts w:ascii="Times New Roman" w:hAnsi="Times New Roman" w:cs="Times New Roman"/>
        </w:rPr>
        <w:t xml:space="preserve"> </w:t>
      </w:r>
      <w:r w:rsidRPr="002D5717">
        <w:rPr>
          <w:rFonts w:ascii="Times New Roman" w:hAnsi="Times New Roman" w:cs="Times New Roman"/>
          <w:sz w:val="20"/>
          <w:szCs w:val="20"/>
        </w:rPr>
        <w:t>concentrated circles are characteristic of cancer slices whereas textures of non-cancer slices are more oblong and smeared.</w:t>
      </w:r>
    </w:p>
    <w:p w14:paraId="077EB6FB" w14:textId="6BCCC16D" w:rsidR="00103966" w:rsidRPr="002D5717" w:rsidRDefault="00103966" w:rsidP="002D5717">
      <w:pPr>
        <w:pStyle w:val="08SectionHeader1"/>
        <w:numPr>
          <w:ilvl w:val="0"/>
          <w:numId w:val="0"/>
        </w:numPr>
        <w:rPr>
          <w:rFonts w:ascii="Times New Roman" w:hAnsi="Times New Roman" w:cs="Times New Roman"/>
          <w:b w:val="0"/>
          <w:bCs/>
          <w:i/>
          <w:iCs/>
        </w:rPr>
      </w:pPr>
      <w:bookmarkStart w:id="84" w:name="_Hlk115127452"/>
      <w:r w:rsidRPr="002D5717">
        <w:rPr>
          <w:rFonts w:ascii="Times New Roman" w:hAnsi="Times New Roman" w:cs="Times New Roman"/>
          <w:b w:val="0"/>
          <w:bCs/>
          <w:i/>
          <w:iCs/>
        </w:rPr>
        <w:t>2.3 Ensemble learning architecture</w:t>
      </w:r>
    </w:p>
    <w:p w14:paraId="5D9B5357" w14:textId="7A5C9B57" w:rsidR="000F47F7" w:rsidRPr="002D5717" w:rsidRDefault="00103966" w:rsidP="002D5717">
      <w:pPr>
        <w:spacing w:before="120" w:after="0" w:line="240" w:lineRule="auto"/>
        <w:jc w:val="both"/>
        <w:rPr>
          <w:rFonts w:ascii="Times New Roman" w:hAnsi="Times New Roman" w:cs="Times New Roman"/>
          <w:sz w:val="20"/>
          <w:szCs w:val="20"/>
        </w:rPr>
      </w:pPr>
      <w:r w:rsidRPr="002D5717">
        <w:rPr>
          <w:rFonts w:ascii="Times New Roman" w:hAnsi="Times New Roman" w:cs="Times New Roman"/>
          <w:sz w:val="20"/>
          <w:szCs w:val="20"/>
        </w:rPr>
        <w:t xml:space="preserve">In CNNs for classification, the dimension of the first layer is defined by the input dimensions which are 200x100 for B-frame slices and 100x100 for textures. The size of the final layer is two nodes, corresponding to the probability of cancer and non-cancer in the given input. Compared to the texture CNN, the B-frame CNN is wider in order to preserve visual information. Specifically, the number of feature maps increases as the size of each feature map </w:t>
      </w:r>
      <w:r w:rsidRPr="002D5717">
        <w:rPr>
          <w:rFonts w:ascii="Times New Roman" w:hAnsi="Times New Roman" w:cs="Times New Roman"/>
          <w:sz w:val="20"/>
          <w:szCs w:val="20"/>
        </w:rPr>
        <w:lastRenderedPageBreak/>
        <w:t xml:space="preserve">decreases. By training separate CNNs on the textures and B-frame slices, their embeddings (i.e., the activation of the penultimate layer) can be extracted independently, concatenated together, and connected to a multilayer perceptron which synergistically makes the final prediction. Figure 2 shows the layer-by-layer details of the networks. Particularly, note that the penultimate fully connected layer is chosen as the embedding and the third to last convolutional layer is selected for grad-CAM visualization. grad-CAM weights the feature maps in the given layer by the average of the derivative of each pixel in the feature map with respect to the output. Overlaying the grad-CAM output on the input image heuristically indicates which regions are more or less important. </w:t>
      </w:r>
    </w:p>
    <w:p w14:paraId="120B9564" w14:textId="3024FA20" w:rsidR="000F47F7" w:rsidRPr="002D5717" w:rsidRDefault="000F47F7" w:rsidP="002D5717">
      <w:pPr>
        <w:spacing w:before="120" w:after="0" w:line="240" w:lineRule="auto"/>
        <w:jc w:val="center"/>
        <w:rPr>
          <w:rFonts w:ascii="Times New Roman" w:hAnsi="Times New Roman" w:cs="Times New Roman"/>
          <w:sz w:val="20"/>
          <w:szCs w:val="20"/>
        </w:rPr>
      </w:pPr>
      <w:r w:rsidRPr="002D5717">
        <w:rPr>
          <w:rFonts w:ascii="Times New Roman" w:hAnsi="Times New Roman" w:cs="Times New Roman"/>
          <w:noProof/>
          <w:sz w:val="20"/>
          <w:szCs w:val="20"/>
          <w:lang w:eastAsia="zh-CN"/>
        </w:rPr>
        <w:drawing>
          <wp:inline distT="0" distB="0" distL="0" distR="0" wp14:anchorId="5835A67C" wp14:editId="62E6235D">
            <wp:extent cx="4787900" cy="18459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87900" cy="1845945"/>
                    </a:xfrm>
                    <a:prstGeom prst="rect">
                      <a:avLst/>
                    </a:prstGeom>
                    <a:noFill/>
                    <a:ln>
                      <a:noFill/>
                    </a:ln>
                  </pic:spPr>
                </pic:pic>
              </a:graphicData>
            </a:graphic>
          </wp:inline>
        </w:drawing>
      </w:r>
    </w:p>
    <w:p w14:paraId="159C6423" w14:textId="6C37567A" w:rsidR="000F47F7" w:rsidRPr="002D5717" w:rsidRDefault="000F47F7" w:rsidP="002D5717">
      <w:pPr>
        <w:pStyle w:val="Caption"/>
        <w:spacing w:before="120" w:after="0"/>
        <w:jc w:val="center"/>
        <w:rPr>
          <w:rFonts w:ascii="Times New Roman" w:hAnsi="Times New Roman" w:cs="Times New Roman"/>
          <w:noProof/>
          <w:color w:val="auto"/>
          <w:sz w:val="16"/>
          <w:szCs w:val="16"/>
        </w:rPr>
      </w:pPr>
      <w:bookmarkStart w:id="85" w:name="_Hlk115128734"/>
      <w:bookmarkStart w:id="86" w:name="_Hlk115128735"/>
      <w:r w:rsidRPr="002D5717">
        <w:rPr>
          <w:rFonts w:ascii="Times New Roman" w:hAnsi="Times New Roman" w:cs="Times New Roman"/>
          <w:color w:val="auto"/>
          <w:sz w:val="16"/>
          <w:szCs w:val="16"/>
        </w:rPr>
        <w:t xml:space="preserve">Figure </w:t>
      </w:r>
      <w:del w:id="87" w:author="ShuangHeng Wang" w:date="2022-11-23T12:43:00Z">
        <w:r w:rsidRPr="002D5717" w:rsidDel="0059603B">
          <w:rPr>
            <w:rFonts w:ascii="Times New Roman" w:hAnsi="Times New Roman" w:cs="Times New Roman"/>
            <w:color w:val="auto"/>
            <w:sz w:val="16"/>
            <w:szCs w:val="16"/>
          </w:rPr>
          <w:fldChar w:fldCharType="begin"/>
        </w:r>
        <w:r w:rsidRPr="002D5717" w:rsidDel="0059603B">
          <w:rPr>
            <w:rFonts w:ascii="Times New Roman" w:hAnsi="Times New Roman" w:cs="Times New Roman"/>
            <w:color w:val="auto"/>
            <w:sz w:val="16"/>
            <w:szCs w:val="16"/>
          </w:rPr>
          <w:delInstrText xml:space="preserve"> SEQ Figure \* ARABIC </w:delInstrText>
        </w:r>
        <w:r w:rsidRPr="002D5717" w:rsidDel="0059603B">
          <w:rPr>
            <w:rFonts w:ascii="Times New Roman" w:hAnsi="Times New Roman" w:cs="Times New Roman"/>
            <w:color w:val="auto"/>
            <w:sz w:val="16"/>
            <w:szCs w:val="16"/>
          </w:rPr>
          <w:fldChar w:fldCharType="separate"/>
        </w:r>
        <w:r w:rsidR="00AC5D70" w:rsidDel="0059603B">
          <w:rPr>
            <w:rFonts w:ascii="Times New Roman" w:hAnsi="Times New Roman" w:cs="Times New Roman"/>
            <w:noProof/>
            <w:color w:val="auto"/>
            <w:sz w:val="16"/>
            <w:szCs w:val="16"/>
          </w:rPr>
          <w:delText>1</w:delText>
        </w:r>
        <w:r w:rsidRPr="002D5717" w:rsidDel="0059603B">
          <w:rPr>
            <w:rFonts w:ascii="Times New Roman" w:hAnsi="Times New Roman" w:cs="Times New Roman"/>
            <w:color w:val="auto"/>
            <w:sz w:val="16"/>
            <w:szCs w:val="16"/>
          </w:rPr>
          <w:fldChar w:fldCharType="end"/>
        </w:r>
      </w:del>
      <w:ins w:id="88" w:author="ShuangHeng Wang" w:date="2022-11-23T12:43:00Z">
        <w:r w:rsidR="0059603B">
          <w:rPr>
            <w:rFonts w:ascii="Times New Roman" w:hAnsi="Times New Roman" w:cs="Times New Roman"/>
            <w:color w:val="auto"/>
            <w:sz w:val="16"/>
            <w:szCs w:val="16"/>
          </w:rPr>
          <w:t>2</w:t>
        </w:r>
      </w:ins>
      <w:r w:rsidRPr="002D5717">
        <w:rPr>
          <w:rFonts w:ascii="Times New Roman" w:hAnsi="Times New Roman" w:cs="Times New Roman"/>
          <w:color w:val="auto"/>
          <w:sz w:val="16"/>
          <w:szCs w:val="16"/>
        </w:rPr>
        <w:t>.</w:t>
      </w:r>
      <w:r w:rsidRPr="002D5717">
        <w:rPr>
          <w:rFonts w:ascii="Times New Roman" w:hAnsi="Times New Roman" w:cs="Times New Roman"/>
          <w:noProof/>
          <w:color w:val="auto"/>
          <w:sz w:val="16"/>
          <w:szCs w:val="16"/>
        </w:rPr>
        <w:t xml:space="preserve"> Ensemble learning architecture integrating B-frame slice pixels and texture features for OCT cancer tissue analysis. The dimension of each layer is indicated, where the two dimensions outside each layer is the feature map shape and the number inside each layer is the number of maps/filters. The B-frame Slices CNN and Texture CNN are trained separately. Once they have converged, they are used to create embeddings of their respective inputs, which are linked to a fully connected network that makes the final classification.</w:t>
      </w:r>
      <w:bookmarkEnd w:id="85"/>
      <w:bookmarkEnd w:id="86"/>
    </w:p>
    <w:p w14:paraId="1B8DCEE8" w14:textId="5A8F368F" w:rsidR="00103966" w:rsidRPr="002D5717" w:rsidRDefault="00103966" w:rsidP="002D5717">
      <w:pPr>
        <w:spacing w:before="120" w:after="0" w:line="240" w:lineRule="auto"/>
        <w:ind w:firstLine="274"/>
        <w:jc w:val="both"/>
        <w:rPr>
          <w:rFonts w:ascii="Times New Roman" w:hAnsi="Times New Roman" w:cs="Times New Roman"/>
          <w:sz w:val="20"/>
          <w:szCs w:val="20"/>
        </w:rPr>
      </w:pPr>
      <w:r w:rsidRPr="002D5717">
        <w:rPr>
          <w:rFonts w:ascii="Times New Roman" w:hAnsi="Times New Roman" w:cs="Times New Roman"/>
          <w:sz w:val="20"/>
          <w:szCs w:val="20"/>
        </w:rPr>
        <w:t xml:space="preserve">The final layer of the model is subject to the softmax activation. Binary cross entropy is selected as the loss function with balanced class weights regularization used to proportionally re-weight the loss in order to prevent bias towards the majority class </w:t>
      </w:r>
      <w:r w:rsidRPr="002D5717">
        <w:rPr>
          <w:rFonts w:ascii="Times New Roman" w:hAnsi="Times New Roman" w:cs="Times New Roman"/>
          <w:sz w:val="20"/>
          <w:szCs w:val="20"/>
        </w:rPr>
        <w:fldChar w:fldCharType="begin"/>
      </w:r>
      <w:r w:rsidR="000F3950">
        <w:rPr>
          <w:rFonts w:ascii="Times New Roman" w:hAnsi="Times New Roman" w:cs="Times New Roman"/>
          <w:sz w:val="20"/>
          <w:szCs w:val="20"/>
        </w:rPr>
        <w:instrText xml:space="preserve"> ADDIN ZOTERO_ITEM CSL_CITATION {"citationID":"E76JsNoo","properties":{"formattedCitation":"[15]","plainCitation":"[15]","noteIndex":0},"citationItems":[{"id":169,"uris":["http://zotero.org/users/local/BYpkgyKc/items/IKDCDSJJ"],"itemData":{"id":169,"type":"paper-conference","abstract":"We consider imbalanced classification, the problem in which a label may have low marginal probability relative to other labels, by weighting losses according to the correct class. First, we examine the convergence rates of the expected excess weighted risk of plug-in classifiers where the weighting for the plug-in classifier and the risk may be different. This leads to irreducible errors that do not converge to the weighted Bayes risk, which motivates our consideration of robust risks. We define a robust risk that minimizes risk over a set of weightings, show excess risk bounds for this problem, and demonstrate that particular choices of the weighting set leads to a special instance of conditional value at risk (CVaR) from stochastic programming, which we call label conditional value at risk (LCVaR). Additionally, we generalize this weighting to derive a new robust risk problem that we call label heterogeneous conditional value at risk (LHCVaR). Finally, we empirically demonstrate the efficacy of LCVaR and LHCVaR on improving class conditional risks.","container-title":"Proceedings of the 37th International Conference on Machine Learning","event-title":"International Conference on Machine Learning","language":"en","note":"ISSN: 2640-3498","page":"10544-10554","publisher":"PMLR","source":"proceedings.mlr.press","title":"Class-Weighted Classification: Trade-offs and Robust Approaches","title-short":"Class-Weighted Classification","URL":"https://proceedings.mlr.press/v119/xu20b.html","author":[{"family":"Xu","given":"Ziyu"},{"family":"Dan","given":"Chen"},{"family":"Khim","given":"Justin"},{"family":"Ravikumar","given":"Pradeep"}],"accessed":{"date-parts":[["2022",8,10]]},"issued":{"date-parts":[["2020",11,21]]}}}],"schema":"https://github.com/citation-style-language/schema/raw/master/csl-citation.json"} </w:instrText>
      </w:r>
      <w:r w:rsidRPr="002D5717">
        <w:rPr>
          <w:rFonts w:ascii="Times New Roman" w:hAnsi="Times New Roman" w:cs="Times New Roman"/>
          <w:sz w:val="20"/>
          <w:szCs w:val="20"/>
        </w:rPr>
        <w:fldChar w:fldCharType="separate"/>
      </w:r>
      <w:r w:rsidR="000F3950" w:rsidRPr="000F3950">
        <w:rPr>
          <w:rFonts w:ascii="Times New Roman" w:hAnsi="Times New Roman" w:cs="Times New Roman"/>
          <w:sz w:val="20"/>
        </w:rPr>
        <w:t>[15]</w:t>
      </w:r>
      <w:r w:rsidRPr="002D5717">
        <w:rPr>
          <w:rFonts w:ascii="Times New Roman" w:hAnsi="Times New Roman" w:cs="Times New Roman"/>
          <w:sz w:val="20"/>
          <w:szCs w:val="20"/>
        </w:rPr>
        <w:fldChar w:fldCharType="end"/>
      </w:r>
      <w:r w:rsidRPr="002D5717">
        <w:rPr>
          <w:rFonts w:ascii="Times New Roman" w:hAnsi="Times New Roman" w:cs="Times New Roman"/>
          <w:sz w:val="20"/>
          <w:szCs w:val="20"/>
        </w:rPr>
        <w:t>:</w:t>
      </w:r>
    </w:p>
    <w:p w14:paraId="267D6E8F" w14:textId="6CEE8BFC" w:rsidR="00103966" w:rsidRPr="002D5717" w:rsidRDefault="008D5DA5" w:rsidP="002D5717">
      <w:pPr>
        <w:spacing w:before="120" w:after="0" w:line="240" w:lineRule="auto"/>
        <w:jc w:val="right"/>
        <w:rPr>
          <w:rFonts w:ascii="Times New Roman" w:hAnsi="Times New Roman" w:cs="Times New Roman"/>
          <w:sz w:val="20"/>
          <w:szCs w:val="20"/>
        </w:rPr>
      </w:pPr>
      <m:oMath>
        <m:r>
          <w:rPr>
            <w:rFonts w:ascii="Cambria Math" w:hAnsi="Cambria Math" w:cs="Times New Roman"/>
            <w:sz w:val="20"/>
            <w:szCs w:val="20"/>
          </w:rPr>
          <m:t>L</m:t>
        </m:r>
        <m:d>
          <m:dPr>
            <m:ctrlPr>
              <w:rPr>
                <w:rFonts w:ascii="Cambria Math" w:hAnsi="Cambria Math" w:cs="Times New Roman"/>
                <w:i/>
                <w:sz w:val="20"/>
                <w:szCs w:val="20"/>
              </w:rPr>
            </m:ctrlPr>
          </m:dPr>
          <m:e>
            <m:r>
              <w:rPr>
                <w:rFonts w:ascii="Cambria Math" w:hAnsi="Cambria Math" w:cs="Times New Roman"/>
                <w:sz w:val="20"/>
                <w:szCs w:val="20"/>
              </w:rPr>
              <m:t>θ</m:t>
            </m:r>
          </m:e>
        </m:d>
        <m:r>
          <w:rPr>
            <w:rFonts w:ascii="Cambria Math" w:hAnsi="Cambria Math" w:cs="Times New Roman"/>
            <w:sz w:val="20"/>
            <w:szCs w:val="20"/>
          </w:rPr>
          <m:t>= -</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N</m:t>
            </m:r>
          </m:den>
        </m:f>
        <m:nary>
          <m:naryPr>
            <m:chr m:val="∑"/>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j=1</m:t>
                </m:r>
              </m:sub>
              <m:sup>
                <m:r>
                  <w:rPr>
                    <w:rFonts w:ascii="Cambria Math" w:hAnsi="Cambria Math" w:cs="Times New Roman"/>
                    <w:sz w:val="20"/>
                    <w:szCs w:val="20"/>
                  </w:rPr>
                  <m:t>M</m:t>
                </m:r>
              </m:sup>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ij</m:t>
                    </m:r>
                  </m:sub>
                </m:sSub>
                <m:func>
                  <m:funcPr>
                    <m:ctrlPr>
                      <w:rPr>
                        <w:rFonts w:ascii="Cambria Math" w:hAnsi="Cambria Math" w:cs="Times New Roman"/>
                        <w:i/>
                        <w:sz w:val="20"/>
                        <w:szCs w:val="20"/>
                      </w:rPr>
                    </m:ctrlPr>
                  </m:funcPr>
                  <m:fName>
                    <m:r>
                      <m:rPr>
                        <m:sty m:val="p"/>
                      </m:rPr>
                      <w:rPr>
                        <w:rFonts w:ascii="Cambria Math" w:hAnsi="Cambria Math" w:cs="Times New Roman"/>
                        <w:sz w:val="20"/>
                        <w:szCs w:val="20"/>
                      </w:rPr>
                      <m:t>log</m:t>
                    </m:r>
                  </m:fName>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ij</m:t>
                            </m:r>
                          </m:sub>
                        </m:sSub>
                      </m:e>
                    </m:d>
                  </m:e>
                </m:func>
                <m:r>
                  <w:rPr>
                    <w:rFonts w:ascii="Cambria Math" w:hAnsi="Cambria Math" w:cs="Times New Roman"/>
                    <w:sz w:val="20"/>
                    <w:szCs w:val="20"/>
                  </w:rPr>
                  <m:t>+(1-</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ij</m:t>
                    </m:r>
                  </m:sub>
                </m:sSub>
                <m:r>
                  <w:rPr>
                    <w:rFonts w:ascii="Cambria Math" w:hAnsi="Cambria Math" w:cs="Times New Roman"/>
                    <w:sz w:val="20"/>
                    <w:szCs w:val="20"/>
                  </w:rPr>
                  <m:t>)</m:t>
                </m:r>
                <m:r>
                  <m:rPr>
                    <m:sty m:val="p"/>
                  </m:rPr>
                  <w:rPr>
                    <w:rFonts w:ascii="Cambria Math" w:hAnsi="Cambria Math" w:cs="Times New Roman"/>
                    <w:sz w:val="20"/>
                    <w:szCs w:val="20"/>
                  </w:rPr>
                  <m:t>log⁡</m:t>
                </m:r>
                <m:r>
                  <w:rPr>
                    <w:rFonts w:ascii="Cambria Math" w:hAnsi="Cambria Math" w:cs="Times New Roman"/>
                    <w:sz w:val="20"/>
                    <w:szCs w:val="20"/>
                  </w:rPr>
                  <m:t>(1-</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ij</m:t>
                    </m:r>
                  </m:sub>
                </m:sSub>
                <m:r>
                  <w:rPr>
                    <w:rFonts w:ascii="Cambria Math" w:hAnsi="Cambria Math" w:cs="Times New Roman"/>
                    <w:sz w:val="20"/>
                    <w:szCs w:val="20"/>
                  </w:rPr>
                  <m:t>)]</m:t>
                </m:r>
              </m:e>
            </m:nary>
          </m:e>
        </m:nary>
      </m:oMath>
      <w:r w:rsidR="00C866F1" w:rsidRPr="002D5717">
        <w:rPr>
          <w:rFonts w:ascii="Times New Roman" w:hAnsi="Times New Roman" w:cs="Times New Roman"/>
          <w:sz w:val="20"/>
          <w:szCs w:val="20"/>
        </w:rPr>
        <w:t xml:space="preserve">.                    </w:t>
      </w:r>
      <w:r w:rsidRPr="002D5717">
        <w:rPr>
          <w:rFonts w:ascii="Times New Roman" w:hAnsi="Times New Roman" w:cs="Times New Roman"/>
          <w:sz w:val="20"/>
          <w:szCs w:val="20"/>
        </w:rPr>
        <w:t>(1)</w:t>
      </w:r>
    </w:p>
    <w:p w14:paraId="2C14C650" w14:textId="0CAECF4B" w:rsidR="008D5DA5" w:rsidRPr="002D5717" w:rsidRDefault="008D5DA5" w:rsidP="002D5717">
      <w:pPr>
        <w:spacing w:before="120" w:after="0" w:line="240" w:lineRule="auto"/>
        <w:jc w:val="both"/>
        <w:rPr>
          <w:rFonts w:ascii="Times New Roman" w:hAnsi="Times New Roman" w:cs="Times New Roman"/>
          <w:sz w:val="20"/>
          <w:szCs w:val="20"/>
        </w:rPr>
      </w:pPr>
      <w:r w:rsidRPr="002D5717">
        <w:rPr>
          <w:rFonts w:ascii="Times New Roman" w:hAnsi="Times New Roman" w:cs="Times New Roman"/>
          <w:sz w:val="20"/>
          <w:szCs w:val="20"/>
        </w:rPr>
        <w:t xml:space="preserve">In Eq. 1, the loss </w:t>
      </w:r>
      <w:r w:rsidRPr="002D5717">
        <w:rPr>
          <w:rFonts w:ascii="Times New Roman" w:hAnsi="Times New Roman" w:cs="Times New Roman"/>
          <w:i/>
          <w:iCs/>
          <w:sz w:val="20"/>
          <w:szCs w:val="20"/>
        </w:rPr>
        <w:t>L</w:t>
      </w:r>
      <w:r w:rsidRPr="002D5717">
        <w:rPr>
          <w:rFonts w:ascii="Times New Roman" w:hAnsi="Times New Roman" w:cs="Times New Roman"/>
          <w:sz w:val="20"/>
          <w:szCs w:val="20"/>
        </w:rPr>
        <w:t xml:space="preserve"> is a function of the model parameters </w:t>
      </w:r>
      <m:oMath>
        <m:r>
          <w:rPr>
            <w:rFonts w:ascii="Cambria Math" w:hAnsi="Cambria Math" w:cs="Times New Roman"/>
            <w:sz w:val="20"/>
            <w:szCs w:val="20"/>
          </w:rPr>
          <m:t>θ</m:t>
        </m:r>
      </m:oMath>
      <w:r w:rsidRPr="002D5717">
        <w:rPr>
          <w:rFonts w:ascii="Times New Roman" w:hAnsi="Times New Roman" w:cs="Times New Roman"/>
          <w:sz w:val="20"/>
          <w:szCs w:val="20"/>
        </w:rPr>
        <w:t xml:space="preserve">. </w:t>
      </w:r>
      <w:r w:rsidRPr="002D5717">
        <w:rPr>
          <w:rFonts w:ascii="Times New Roman" w:hAnsi="Times New Roman" w:cs="Times New Roman"/>
          <w:i/>
          <w:iCs/>
          <w:sz w:val="20"/>
          <w:szCs w:val="20"/>
        </w:rPr>
        <w:t>N</w:t>
      </w:r>
      <w:r w:rsidRPr="002D5717">
        <w:rPr>
          <w:rFonts w:ascii="Times New Roman" w:hAnsi="Times New Roman" w:cs="Times New Roman"/>
          <w:sz w:val="20"/>
          <w:szCs w:val="20"/>
        </w:rPr>
        <w:t xml:space="preserve">=8 is the batch size, </w:t>
      </w:r>
      <w:r w:rsidRPr="002D5717">
        <w:rPr>
          <w:rFonts w:ascii="Times New Roman" w:hAnsi="Times New Roman" w:cs="Times New Roman"/>
          <w:i/>
          <w:iCs/>
          <w:sz w:val="20"/>
          <w:szCs w:val="20"/>
        </w:rPr>
        <w:t>M=2</w:t>
      </w:r>
      <w:r w:rsidRPr="002D5717">
        <w:rPr>
          <w:rFonts w:ascii="Times New Roman" w:hAnsi="Times New Roman" w:cs="Times New Roman"/>
          <w:sz w:val="20"/>
          <w:szCs w:val="20"/>
        </w:rPr>
        <w:t xml:space="preserve"> is the number of classes, and </w:t>
      </w:r>
      <w:r w:rsidRPr="002D5717">
        <w:rPr>
          <w:rFonts w:ascii="Times New Roman" w:hAnsi="Times New Roman" w:cs="Times New Roman"/>
          <w:i/>
          <w:iCs/>
          <w:sz w:val="20"/>
          <w:szCs w:val="20"/>
        </w:rPr>
        <w:t>y</w:t>
      </w:r>
      <w:r w:rsidRPr="002D5717">
        <w:rPr>
          <w:rFonts w:ascii="Times New Roman" w:hAnsi="Times New Roman" w:cs="Times New Roman"/>
          <w:sz w:val="20"/>
          <w:szCs w:val="20"/>
        </w:rPr>
        <w:t xml:space="preserve"> and </w:t>
      </w:r>
      <w:proofErr w:type="spellStart"/>
      <w:r w:rsidRPr="002D5717">
        <w:rPr>
          <w:rFonts w:ascii="Times New Roman" w:hAnsi="Times New Roman" w:cs="Times New Roman"/>
          <w:i/>
          <w:iCs/>
          <w:sz w:val="20"/>
          <w:szCs w:val="20"/>
        </w:rPr>
        <w:t>p</w:t>
      </w:r>
      <w:r w:rsidRPr="002D5717">
        <w:rPr>
          <w:rFonts w:ascii="Times New Roman" w:hAnsi="Times New Roman" w:cs="Times New Roman"/>
          <w:sz w:val="20"/>
          <w:szCs w:val="20"/>
        </w:rPr>
        <w:t xml:space="preserve"> are</w:t>
      </w:r>
      <w:proofErr w:type="spellEnd"/>
      <w:r w:rsidRPr="002D5717">
        <w:rPr>
          <w:rFonts w:ascii="Times New Roman" w:hAnsi="Times New Roman" w:cs="Times New Roman"/>
          <w:sz w:val="20"/>
          <w:szCs w:val="20"/>
        </w:rPr>
        <w:t xml:space="preserve"> scalars corresponding to the label and prediction respectively. For example, </w:t>
      </w:r>
      <w:proofErr w:type="spellStart"/>
      <w:r w:rsidRPr="002D5717">
        <w:rPr>
          <w:rFonts w:ascii="Times New Roman" w:hAnsi="Times New Roman" w:cs="Times New Roman"/>
          <w:i/>
          <w:iCs/>
          <w:sz w:val="20"/>
          <w:szCs w:val="20"/>
        </w:rPr>
        <w:t>p</w:t>
      </w:r>
      <w:r w:rsidRPr="002D5717">
        <w:rPr>
          <w:rFonts w:ascii="Times New Roman" w:hAnsi="Times New Roman" w:cs="Times New Roman"/>
          <w:i/>
          <w:iCs/>
          <w:sz w:val="20"/>
          <w:szCs w:val="20"/>
          <w:vertAlign w:val="subscript"/>
        </w:rPr>
        <w:t>ij</w:t>
      </w:r>
      <w:proofErr w:type="spellEnd"/>
      <w:r w:rsidRPr="002D5717">
        <w:rPr>
          <w:rFonts w:ascii="Times New Roman" w:hAnsi="Times New Roman" w:cs="Times New Roman"/>
          <w:sz w:val="20"/>
          <w:szCs w:val="20"/>
        </w:rPr>
        <w:t xml:space="preserve"> denotes the model prediction for class </w:t>
      </w:r>
      <w:r w:rsidRPr="002D5717">
        <w:rPr>
          <w:rFonts w:ascii="Times New Roman" w:hAnsi="Times New Roman" w:cs="Times New Roman"/>
          <w:i/>
          <w:iCs/>
          <w:sz w:val="20"/>
          <w:szCs w:val="20"/>
        </w:rPr>
        <w:t>j</w:t>
      </w:r>
      <w:r w:rsidRPr="002D5717">
        <w:rPr>
          <w:rFonts w:ascii="Times New Roman" w:hAnsi="Times New Roman" w:cs="Times New Roman"/>
          <w:sz w:val="20"/>
          <w:szCs w:val="20"/>
        </w:rPr>
        <w:t xml:space="preserve"> on training example </w:t>
      </w:r>
      <w:proofErr w:type="spellStart"/>
      <w:r w:rsidRPr="002D5717">
        <w:rPr>
          <w:rFonts w:ascii="Times New Roman" w:hAnsi="Times New Roman" w:cs="Times New Roman"/>
          <w:i/>
          <w:iCs/>
          <w:sz w:val="20"/>
          <w:szCs w:val="20"/>
        </w:rPr>
        <w:t>i</w:t>
      </w:r>
      <w:proofErr w:type="spellEnd"/>
      <w:r w:rsidRPr="002D5717">
        <w:rPr>
          <w:rFonts w:ascii="Times New Roman" w:hAnsi="Times New Roman" w:cs="Times New Roman"/>
          <w:sz w:val="20"/>
          <w:szCs w:val="20"/>
        </w:rPr>
        <w:t xml:space="preserve">. </w:t>
      </w:r>
      <w:ins w:id="89" w:author="ShuangHeng Wang" w:date="2022-11-13T00:15:00Z">
        <w:r w:rsidR="002D4876">
          <w:rPr>
            <w:rFonts w:ascii="Times New Roman" w:hAnsi="Times New Roman" w:cs="Times New Roman"/>
            <w:sz w:val="20"/>
            <w:szCs w:val="20"/>
          </w:rPr>
          <w:t xml:space="preserve">Stochastic gradient descent was used as the optimizer </w:t>
        </w:r>
        <w:r w:rsidR="00AF6E7A">
          <w:rPr>
            <w:rFonts w:ascii="Times New Roman" w:hAnsi="Times New Roman" w:cs="Times New Roman"/>
            <w:sz w:val="20"/>
            <w:szCs w:val="20"/>
          </w:rPr>
          <w:t>with a learning rate of 0.001 for</w:t>
        </w:r>
      </w:ins>
      <w:ins w:id="90" w:author="ShuangHeng Wang" w:date="2022-11-13T00:16:00Z">
        <w:r w:rsidR="00AF6E7A">
          <w:rPr>
            <w:rFonts w:ascii="Times New Roman" w:hAnsi="Times New Roman" w:cs="Times New Roman"/>
            <w:sz w:val="20"/>
            <w:szCs w:val="20"/>
          </w:rPr>
          <w:t xml:space="preserve"> the “B-frame slices CNN” and a learning rate of 0.01 for the “texture CNN” and the overall ensemble</w:t>
        </w:r>
      </w:ins>
      <w:ins w:id="91" w:author="ShuangHeng Wang" w:date="2022-11-13T00:15:00Z">
        <w:r w:rsidR="00AF6E7A">
          <w:rPr>
            <w:rFonts w:ascii="Times New Roman" w:hAnsi="Times New Roman" w:cs="Times New Roman"/>
            <w:sz w:val="20"/>
            <w:szCs w:val="20"/>
          </w:rPr>
          <w:t xml:space="preserve">. </w:t>
        </w:r>
      </w:ins>
      <w:del w:id="92" w:author="ShuangHeng Wang" w:date="2022-11-13T00:15:00Z">
        <w:r w:rsidRPr="002D5717" w:rsidDel="002D4876">
          <w:rPr>
            <w:rFonts w:ascii="Times New Roman" w:hAnsi="Times New Roman" w:cs="Times New Roman"/>
            <w:sz w:val="20"/>
            <w:szCs w:val="20"/>
          </w:rPr>
          <w:delText xml:space="preserve"> </w:delText>
        </w:r>
      </w:del>
      <w:r w:rsidRPr="002D5717">
        <w:rPr>
          <w:rFonts w:ascii="Times New Roman" w:hAnsi="Times New Roman" w:cs="Times New Roman"/>
          <w:sz w:val="20"/>
          <w:szCs w:val="20"/>
        </w:rPr>
        <w:t xml:space="preserve">Furthermore, all labels are one-hot encoded and smoothed according to a well-established protocol </w:t>
      </w:r>
      <m:oMath>
        <m:sSubSup>
          <m:sSubSupPr>
            <m:ctrlPr>
              <w:rPr>
                <w:rFonts w:ascii="Cambria Math" w:hAnsi="Cambria Math" w:cs="Times New Roman"/>
                <w:i/>
                <w:sz w:val="20"/>
                <w:szCs w:val="20"/>
              </w:rPr>
            </m:ctrlPr>
          </m:sSubSupPr>
          <m:e>
            <m:r>
              <w:rPr>
                <w:rFonts w:ascii="Cambria Math" w:hAnsi="Cambria Math" w:cs="Times New Roman"/>
                <w:sz w:val="20"/>
                <w:szCs w:val="20"/>
              </w:rPr>
              <m:t>y</m:t>
            </m:r>
          </m:e>
          <m:sub>
            <m:r>
              <w:rPr>
                <w:rFonts w:ascii="Cambria Math" w:hAnsi="Cambria Math" w:cs="Times New Roman"/>
                <w:sz w:val="20"/>
                <w:szCs w:val="20"/>
              </w:rPr>
              <m:t>i</m:t>
            </m:r>
          </m:sub>
          <m:sup>
            <m:r>
              <w:rPr>
                <w:rFonts w:ascii="Cambria Math" w:hAnsi="Cambria Math" w:cs="Times New Roman"/>
                <w:sz w:val="20"/>
                <w:szCs w:val="20"/>
              </w:rPr>
              <m:t>smooth</m:t>
            </m:r>
          </m:sup>
        </m:sSubSup>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d>
          <m:dPr>
            <m:ctrlPr>
              <w:rPr>
                <w:rFonts w:ascii="Cambria Math" w:hAnsi="Cambria Math" w:cs="Times New Roman"/>
                <w:i/>
                <w:sz w:val="20"/>
                <w:szCs w:val="20"/>
              </w:rPr>
            </m:ctrlPr>
          </m:dPr>
          <m:e>
            <m:r>
              <w:rPr>
                <w:rFonts w:ascii="Cambria Math" w:hAnsi="Cambria Math" w:cs="Times New Roman"/>
                <w:sz w:val="20"/>
                <w:szCs w:val="20"/>
              </w:rPr>
              <m:t>1-</m:t>
            </m:r>
            <m:r>
              <m:rPr>
                <m:sty m:val="p"/>
              </m:rPr>
              <w:rPr>
                <w:rFonts w:ascii="Cambria Math" w:hAnsi="Cambria Math" w:cs="Times New Roman"/>
                <w:sz w:val="20"/>
                <w:szCs w:val="20"/>
              </w:rPr>
              <m:t>ϵ</m:t>
            </m:r>
          </m:e>
        </m:d>
        <m:r>
          <w:rPr>
            <w:rFonts w:ascii="Cambria Math" w:hAnsi="Cambria Math" w:cs="Times New Roman"/>
            <w:sz w:val="20"/>
            <w:szCs w:val="20"/>
          </w:rPr>
          <m:t>+</m:t>
        </m:r>
        <m:f>
          <m:fPr>
            <m:ctrlPr>
              <w:rPr>
                <w:rFonts w:ascii="Cambria Math" w:hAnsi="Cambria Math" w:cs="Times New Roman"/>
                <w:sz w:val="20"/>
                <w:szCs w:val="20"/>
              </w:rPr>
            </m:ctrlPr>
          </m:fPr>
          <m:num>
            <m:r>
              <m:rPr>
                <m:sty m:val="p"/>
              </m:rPr>
              <w:rPr>
                <w:rFonts w:ascii="Cambria Math" w:hAnsi="Cambria Math" w:cs="Times New Roman"/>
                <w:sz w:val="20"/>
                <w:szCs w:val="20"/>
              </w:rPr>
              <m:t>ϵ</m:t>
            </m:r>
            <m:ctrlPr>
              <w:rPr>
                <w:rFonts w:ascii="Cambria Math" w:hAnsi="Cambria Math" w:cs="Times New Roman"/>
                <w:i/>
                <w:sz w:val="20"/>
                <w:szCs w:val="20"/>
              </w:rPr>
            </m:ctrlPr>
          </m:num>
          <m:den>
            <m:r>
              <w:rPr>
                <w:rFonts w:ascii="Cambria Math" w:hAnsi="Cambria Math" w:cs="Times New Roman"/>
                <w:sz w:val="20"/>
                <w:szCs w:val="20"/>
              </w:rPr>
              <m:t>M</m:t>
            </m:r>
            <m:ctrlPr>
              <w:rPr>
                <w:rFonts w:ascii="Cambria Math" w:hAnsi="Cambria Math" w:cs="Times New Roman"/>
                <w:i/>
                <w:sz w:val="20"/>
                <w:szCs w:val="20"/>
              </w:rPr>
            </m:ctrlPr>
          </m:den>
        </m:f>
      </m:oMath>
      <w:r w:rsidRPr="002D5717">
        <w:rPr>
          <w:rFonts w:ascii="Times New Roman" w:hAnsi="Times New Roman" w:cs="Times New Roman"/>
          <w:sz w:val="20"/>
          <w:szCs w:val="20"/>
        </w:rPr>
        <w:t xml:space="preserve"> with </w:t>
      </w:r>
      <m:oMath>
        <m:r>
          <m:rPr>
            <m:sty m:val="p"/>
          </m:rPr>
          <w:rPr>
            <w:rFonts w:ascii="Cambria Math" w:hAnsi="Cambria Math" w:cs="Times New Roman"/>
            <w:sz w:val="20"/>
            <w:szCs w:val="20"/>
          </w:rPr>
          <m:t>ϵ</m:t>
        </m:r>
        <m:r>
          <w:rPr>
            <w:rFonts w:ascii="Cambria Math" w:hAnsi="Cambria Math" w:cs="Times New Roman"/>
            <w:sz w:val="20"/>
            <w:szCs w:val="20"/>
          </w:rPr>
          <m:t>=0.05</m:t>
        </m:r>
      </m:oMath>
      <w:r w:rsidRPr="002D5717">
        <w:rPr>
          <w:rFonts w:ascii="Times New Roman" w:hAnsi="Times New Roman" w:cs="Times New Roman"/>
          <w:sz w:val="20"/>
          <w:szCs w:val="20"/>
        </w:rPr>
        <w:t xml:space="preserve">, preventing network overconfidence </w:t>
      </w:r>
      <w:r w:rsidRPr="002D5717">
        <w:rPr>
          <w:rFonts w:ascii="Times New Roman" w:hAnsi="Times New Roman" w:cs="Times New Roman"/>
          <w:sz w:val="20"/>
          <w:szCs w:val="20"/>
        </w:rPr>
        <w:fldChar w:fldCharType="begin"/>
      </w:r>
      <w:r w:rsidR="000F3950">
        <w:rPr>
          <w:rFonts w:ascii="Times New Roman" w:hAnsi="Times New Roman" w:cs="Times New Roman"/>
          <w:sz w:val="20"/>
          <w:szCs w:val="20"/>
        </w:rPr>
        <w:instrText xml:space="preserve"> ADDIN ZOTERO_ITEM CSL_CITATION {"citationID":"MjXU6opQ","properties":{"formattedCitation":"[16]","plainCitation":"[16]","noteIndex":0},"citationItems":[{"id":172,"uris":["http://zotero.org/users/local/BYpkgyKc/items/BNIG493Q"],"itemData":{"id":172,"type":"article-journal","abstract":"The generalization and learning speed of a multi-class neural network can often be significantly improved by using soft targets that are a weighted average of the hard targets and the uniform distribution over labels. Smoothing the labels in this way prevents the network from becoming over-confident and label smoothing has been used in many state-of-the-art models, including image classification, language translation and speech recognition. Despite its widespread use, label smoothing is still poorly understood. Here we show empirically that in addition to improving generalization, label smoothing improves model calibration which can significantly improve beam-search. However, we also observe that if a teacher network is trained with label smoothing, knowledge distillation into a student network is much less effective. To explain these observations, we visualize how label smoothing changes the representations learned by the penultimate layer of the network. We show that label smoothing encourages the representations of training examples from the same class to group in tight clusters. This results in loss of information in the logits about resemblances between instances of different classes, which is necessary for distillation, but does not hurt generalization or calibration of the model's predictions.","container-title":"arXiv","title":"When Does Label Smoothing Help?","author":[{"family":"Müller","given":"Rafael"},{"family":"Kornblith","given":"Simon"},{"family":"Hinton","given":"Geoffrey"}],"issued":{"date-parts":[["2019",6,6]]}}}],"schema":"https://github.com/citation-style-language/schema/raw/master/csl-citation.json"} </w:instrText>
      </w:r>
      <w:r w:rsidRPr="002D5717">
        <w:rPr>
          <w:rFonts w:ascii="Times New Roman" w:hAnsi="Times New Roman" w:cs="Times New Roman"/>
          <w:sz w:val="20"/>
          <w:szCs w:val="20"/>
        </w:rPr>
        <w:fldChar w:fldCharType="separate"/>
      </w:r>
      <w:r w:rsidR="000F3950" w:rsidRPr="000F3950">
        <w:rPr>
          <w:rFonts w:ascii="Times New Roman" w:hAnsi="Times New Roman" w:cs="Times New Roman"/>
          <w:sz w:val="20"/>
        </w:rPr>
        <w:t>[16]</w:t>
      </w:r>
      <w:r w:rsidRPr="002D5717">
        <w:rPr>
          <w:rFonts w:ascii="Times New Roman" w:hAnsi="Times New Roman" w:cs="Times New Roman"/>
          <w:sz w:val="20"/>
          <w:szCs w:val="20"/>
        </w:rPr>
        <w:fldChar w:fldCharType="end"/>
      </w:r>
      <w:r w:rsidRPr="002D5717">
        <w:rPr>
          <w:rFonts w:ascii="Times New Roman" w:hAnsi="Times New Roman" w:cs="Times New Roman"/>
          <w:sz w:val="20"/>
          <w:szCs w:val="20"/>
        </w:rPr>
        <w:t xml:space="preserve">. This is especially important in this application since the cortex samples may contain inhomogeneities and mislabeled examples would impede training. Additionally, random up-down and left-right flipping was applied to the inputs to augment the data and the dropout rate was set to 0.5 for each dense layer to discourage overfitting </w:t>
      </w:r>
      <w:r w:rsidRPr="002D5717">
        <w:rPr>
          <w:rFonts w:ascii="Times New Roman" w:hAnsi="Times New Roman" w:cs="Times New Roman"/>
          <w:sz w:val="20"/>
          <w:szCs w:val="20"/>
        </w:rPr>
        <w:fldChar w:fldCharType="begin"/>
      </w:r>
      <w:r w:rsidR="000F3950">
        <w:rPr>
          <w:rFonts w:ascii="Times New Roman" w:hAnsi="Times New Roman" w:cs="Times New Roman"/>
          <w:sz w:val="20"/>
          <w:szCs w:val="20"/>
        </w:rPr>
        <w:instrText xml:space="preserve"> ADDIN ZOTERO_ITEM CSL_CITATION {"citationID":"my0RmEWK","properties":{"formattedCitation":"[17]","plainCitation":"[17]","noteIndex":0},"citationItems":[{"id":175,"uris":["http://zotero.org/users/local/BYpkgyKc/items/6D96XM34"],"itemData":{"id":175,"type":"article-journal","abstract":"Deep neural nets with a large number of parameters are very powerful machine learning systems. However, overfitting is a serious problem in such networks. Large networks are also slow to use, making it difficult to deal with overfitting by combining the predictions of many different large neural nets at test time. Dropout is a technique for addressing this problem. The key idea is to randomly drop units (along with their connections) from the neural network during training. This prevents units from co-adapting too much. During training, dropout samples from an exponential number of different âthinnedâ networks. At test time, it is easy to approximate the effect of averaging the predictions of all these thinned networks by simply using a single unthinned network that has smaller weights. This significantly reduces overfitting and gives major improvements over other regularization methods. We show that dropout improves the performance of neural networks on supervised learning tasks in vision, speech recognition, document classification and computational biology, obtaining state-of-the-art results on many benchmark data sets.","container-title":"Journal of Machine Learning Research","ISSN":"1533-7928","issue":"56","page":"1929-1958","source":"jmlr.org","title":"Dropout: A Simple Way to Prevent Neural Networks from Overfitting","title-short":"Dropout","volume":"15","author":[{"family":"Srivastava","given":"Nitish"},{"family":"Hinton","given":"Geoffrey"},{"family":"Krizhevsky","given":"Alex"},{"family":"Sutskever","given":"Ilya"},{"family":"Salakhutdinov","given":"Ruslan"}],"issued":{"date-parts":[["2014"]]}}}],"schema":"https://github.com/citation-style-language/schema/raw/master/csl-citation.json"} </w:instrText>
      </w:r>
      <w:r w:rsidRPr="002D5717">
        <w:rPr>
          <w:rFonts w:ascii="Times New Roman" w:hAnsi="Times New Roman" w:cs="Times New Roman"/>
          <w:sz w:val="20"/>
          <w:szCs w:val="20"/>
        </w:rPr>
        <w:fldChar w:fldCharType="separate"/>
      </w:r>
      <w:r w:rsidR="000F3950" w:rsidRPr="000F3950">
        <w:rPr>
          <w:rFonts w:ascii="Times New Roman" w:hAnsi="Times New Roman" w:cs="Times New Roman"/>
          <w:sz w:val="20"/>
        </w:rPr>
        <w:t>[17]</w:t>
      </w:r>
      <w:r w:rsidRPr="002D5717">
        <w:rPr>
          <w:rFonts w:ascii="Times New Roman" w:hAnsi="Times New Roman" w:cs="Times New Roman"/>
          <w:sz w:val="20"/>
          <w:szCs w:val="20"/>
        </w:rPr>
        <w:fldChar w:fldCharType="end"/>
      </w:r>
      <w:r w:rsidRPr="002D5717">
        <w:rPr>
          <w:rFonts w:ascii="Times New Roman" w:hAnsi="Times New Roman" w:cs="Times New Roman"/>
          <w:sz w:val="20"/>
          <w:szCs w:val="20"/>
        </w:rPr>
        <w:t xml:space="preserve">. Global min-max normalization was applied to all training examples. </w:t>
      </w:r>
      <w:ins w:id="93" w:author="ShuangHeng Wang" w:date="2022-11-13T00:17:00Z">
        <w:r w:rsidR="00AF6E7A">
          <w:rPr>
            <w:rFonts w:ascii="Times New Roman" w:hAnsi="Times New Roman" w:cs="Times New Roman"/>
            <w:sz w:val="20"/>
            <w:szCs w:val="20"/>
          </w:rPr>
          <w:t xml:space="preserve">All hyperparameter values (layer size, feature maps, optimizer, loss, learning rate, etc.) </w:t>
        </w:r>
      </w:ins>
      <w:ins w:id="94" w:author="Xingde" w:date="2022-11-21T22:42:00Z">
        <w:r w:rsidR="006375A6">
          <w:rPr>
            <w:rFonts w:ascii="Times New Roman" w:hAnsi="Times New Roman" w:cs="Times New Roman"/>
            <w:sz w:val="20"/>
            <w:szCs w:val="20"/>
          </w:rPr>
          <w:t>we</w:t>
        </w:r>
      </w:ins>
      <w:ins w:id="95" w:author="ShuangHeng Wang" w:date="2022-11-13T00:17:00Z">
        <w:del w:id="96" w:author="Xingde" w:date="2022-11-21T22:42:00Z">
          <w:r w:rsidR="00AF6E7A" w:rsidDel="006375A6">
            <w:rPr>
              <w:rFonts w:ascii="Times New Roman" w:hAnsi="Times New Roman" w:cs="Times New Roman"/>
              <w:sz w:val="20"/>
              <w:szCs w:val="20"/>
            </w:rPr>
            <w:delText>a</w:delText>
          </w:r>
        </w:del>
        <w:r w:rsidR="00AF6E7A">
          <w:rPr>
            <w:rFonts w:ascii="Times New Roman" w:hAnsi="Times New Roman" w:cs="Times New Roman"/>
            <w:sz w:val="20"/>
            <w:szCs w:val="20"/>
          </w:rPr>
          <w:t xml:space="preserve">re selected through empirical experimentation following general good practices as briefly described in this section. </w:t>
        </w:r>
      </w:ins>
      <w:r w:rsidRPr="002D5717">
        <w:rPr>
          <w:rFonts w:ascii="Times New Roman" w:hAnsi="Times New Roman" w:cs="Times New Roman"/>
          <w:sz w:val="20"/>
          <w:szCs w:val="20"/>
        </w:rPr>
        <w:t xml:space="preserve">All network experiments were conducted on a GeForce RTX 3060 </w:t>
      </w:r>
      <w:proofErr w:type="spellStart"/>
      <w:r w:rsidRPr="002D5717">
        <w:rPr>
          <w:rFonts w:ascii="Times New Roman" w:hAnsi="Times New Roman" w:cs="Times New Roman"/>
          <w:sz w:val="20"/>
          <w:szCs w:val="20"/>
        </w:rPr>
        <w:t>ti</w:t>
      </w:r>
      <w:proofErr w:type="spellEnd"/>
      <w:r w:rsidRPr="002D5717">
        <w:rPr>
          <w:rFonts w:ascii="Times New Roman" w:hAnsi="Times New Roman" w:cs="Times New Roman"/>
          <w:sz w:val="20"/>
          <w:szCs w:val="20"/>
        </w:rPr>
        <w:t xml:space="preserve"> GPU and AMD Ryzen 3700x CPU.</w:t>
      </w:r>
    </w:p>
    <w:p w14:paraId="078D249A" w14:textId="7FED3D18" w:rsidR="008D5DA5" w:rsidRPr="002D5717" w:rsidRDefault="008D5DA5" w:rsidP="002D5717">
      <w:pPr>
        <w:pStyle w:val="08SectionHeader10"/>
        <w:numPr>
          <w:ilvl w:val="0"/>
          <w:numId w:val="5"/>
        </w:numPr>
        <w:rPr>
          <w:rFonts w:ascii="Times New Roman" w:hAnsi="Times New Roman" w:cs="Times New Roman"/>
        </w:rPr>
      </w:pPr>
      <w:r w:rsidRPr="002D5717">
        <w:rPr>
          <w:rFonts w:ascii="Times New Roman" w:hAnsi="Times New Roman" w:cs="Times New Roman"/>
        </w:rPr>
        <w:t>Results and Discussion</w:t>
      </w:r>
    </w:p>
    <w:p w14:paraId="18D65A50" w14:textId="00BE40E3" w:rsidR="008D5DA5" w:rsidRPr="002D5717" w:rsidRDefault="008D5DA5" w:rsidP="002D5717">
      <w:pPr>
        <w:pStyle w:val="08SectionHeader1"/>
        <w:numPr>
          <w:ilvl w:val="0"/>
          <w:numId w:val="0"/>
        </w:numPr>
        <w:jc w:val="both"/>
        <w:rPr>
          <w:rFonts w:ascii="Times New Roman" w:hAnsi="Times New Roman" w:cs="Times New Roman"/>
          <w:b w:val="0"/>
          <w:bCs/>
        </w:rPr>
      </w:pPr>
      <w:r w:rsidRPr="002D5717">
        <w:rPr>
          <w:rFonts w:ascii="Times New Roman" w:hAnsi="Times New Roman" w:cs="Times New Roman"/>
          <w:b w:val="0"/>
          <w:bCs/>
        </w:rPr>
        <w:t xml:space="preserve">The ensemble model outperformed its component subnetworks on the testing set, achieving (94.90% ± 0.11%) accuracy on the testing set after 50 epochs of training. The model is also </w:t>
      </w:r>
      <w:r w:rsidRPr="002D5717">
        <w:rPr>
          <w:rFonts w:ascii="Times New Roman" w:hAnsi="Times New Roman" w:cs="Times New Roman"/>
          <w:b w:val="0"/>
          <w:bCs/>
        </w:rPr>
        <w:lastRenderedPageBreak/>
        <w:t>compact, capable of processing 1 B-frame every 7 milliseconds (143 fps)</w:t>
      </w:r>
      <w:ins w:id="97" w:author="ShuangHeng Wang" w:date="2022-11-13T00:19:00Z">
        <w:r w:rsidR="00152EC7">
          <w:rPr>
            <w:rFonts w:ascii="Times New Roman" w:hAnsi="Times New Roman" w:cs="Times New Roman"/>
            <w:b w:val="0"/>
            <w:bCs/>
          </w:rPr>
          <w:t xml:space="preserve"> </w:t>
        </w:r>
        <w:r w:rsidR="00152EC7" w:rsidRPr="00152EC7">
          <w:rPr>
            <w:rFonts w:ascii="Times New Roman" w:hAnsi="Times New Roman" w:cs="Times New Roman"/>
            <w:b w:val="0"/>
            <w:bCs/>
            <w:szCs w:val="20"/>
            <w:rPrChange w:id="98" w:author="ShuangHeng Wang" w:date="2022-11-13T00:19:00Z">
              <w:rPr>
                <w:rFonts w:ascii="Times New Roman" w:hAnsi="Times New Roman" w:cs="Times New Roman"/>
                <w:szCs w:val="20"/>
              </w:rPr>
            </w:rPrChange>
          </w:rPr>
          <w:t xml:space="preserve">on a GeForce RTX 3060 </w:t>
        </w:r>
        <w:proofErr w:type="spellStart"/>
        <w:r w:rsidR="00152EC7" w:rsidRPr="00152EC7">
          <w:rPr>
            <w:rFonts w:ascii="Times New Roman" w:hAnsi="Times New Roman" w:cs="Times New Roman"/>
            <w:b w:val="0"/>
            <w:bCs/>
            <w:szCs w:val="20"/>
            <w:rPrChange w:id="99" w:author="ShuangHeng Wang" w:date="2022-11-13T00:19:00Z">
              <w:rPr>
                <w:rFonts w:ascii="Times New Roman" w:hAnsi="Times New Roman" w:cs="Times New Roman"/>
                <w:szCs w:val="20"/>
              </w:rPr>
            </w:rPrChange>
          </w:rPr>
          <w:t>ti</w:t>
        </w:r>
        <w:proofErr w:type="spellEnd"/>
        <w:r w:rsidR="00152EC7" w:rsidRPr="00152EC7">
          <w:rPr>
            <w:rFonts w:ascii="Times New Roman" w:hAnsi="Times New Roman" w:cs="Times New Roman"/>
            <w:b w:val="0"/>
            <w:bCs/>
            <w:szCs w:val="20"/>
            <w:rPrChange w:id="100" w:author="ShuangHeng Wang" w:date="2022-11-13T00:19:00Z">
              <w:rPr>
                <w:rFonts w:ascii="Times New Roman" w:hAnsi="Times New Roman" w:cs="Times New Roman"/>
                <w:szCs w:val="20"/>
              </w:rPr>
            </w:rPrChange>
          </w:rPr>
          <w:t xml:space="preserve"> GPU and AMD Ryzen 3700x CPU</w:t>
        </w:r>
      </w:ins>
      <w:r w:rsidRPr="002D5717">
        <w:rPr>
          <w:rFonts w:ascii="Times New Roman" w:hAnsi="Times New Roman" w:cs="Times New Roman"/>
          <w:b w:val="0"/>
          <w:bCs/>
        </w:rPr>
        <w:t>. The gradient class activation maps demonstrate that the model makes decisions based on relevant features and therefore is able to be interpreted.</w:t>
      </w:r>
    </w:p>
    <w:p w14:paraId="29D8C298" w14:textId="1ACD050A" w:rsidR="008D5DA5" w:rsidRPr="002D5717" w:rsidRDefault="008D5DA5" w:rsidP="002D5717">
      <w:pPr>
        <w:pStyle w:val="08SectionHeader1"/>
        <w:numPr>
          <w:ilvl w:val="0"/>
          <w:numId w:val="0"/>
        </w:numPr>
        <w:jc w:val="both"/>
        <w:rPr>
          <w:rFonts w:ascii="Times New Roman" w:hAnsi="Times New Roman" w:cs="Times New Roman"/>
          <w:b w:val="0"/>
          <w:bCs/>
          <w:i/>
          <w:iCs/>
        </w:rPr>
      </w:pPr>
      <w:r w:rsidRPr="002D5717">
        <w:rPr>
          <w:rFonts w:ascii="Times New Roman" w:hAnsi="Times New Roman" w:cs="Times New Roman"/>
          <w:b w:val="0"/>
          <w:bCs/>
          <w:i/>
          <w:iCs/>
        </w:rPr>
        <w:t>3.1 Network results</w:t>
      </w:r>
    </w:p>
    <w:p w14:paraId="68138459" w14:textId="38F9CB2D" w:rsidR="008D5DA5" w:rsidRPr="002D5717" w:rsidRDefault="008D5DA5" w:rsidP="002D5717">
      <w:pPr>
        <w:pStyle w:val="08SectionHeader1"/>
        <w:numPr>
          <w:ilvl w:val="0"/>
          <w:numId w:val="0"/>
        </w:numPr>
        <w:jc w:val="both"/>
        <w:rPr>
          <w:rFonts w:ascii="Times New Roman" w:hAnsi="Times New Roman" w:cs="Times New Roman"/>
          <w:b w:val="0"/>
          <w:bCs/>
          <w:szCs w:val="20"/>
        </w:rPr>
      </w:pPr>
      <w:r w:rsidRPr="002D5717">
        <w:rPr>
          <w:rFonts w:ascii="Times New Roman" w:hAnsi="Times New Roman" w:cs="Times New Roman"/>
          <w:b w:val="0"/>
          <w:bCs/>
        </w:rPr>
        <w:t xml:space="preserve">The training graphs in Figure 3A exhibit smooth convergence and well-correlated training and validation curves. For many epochs, the validation accuracy even exceeded the training accuracy. This phenomenon is likely due to augmentation and dropout being inactivated during validation, making the predictions more straightforward during the validation phase. The texture CNN stabilized more quickly and at a higher accuracy than the B-frame slices CNN, indicating that the problem was more easily solved in the texture domain. Additionally, the ensemble model reached high accuracy after just one epoch and </w:t>
      </w:r>
      <w:bookmarkStart w:id="101" w:name="_Hlk115127751"/>
      <w:r w:rsidRPr="002D5717">
        <w:rPr>
          <w:rFonts w:ascii="Times New Roman" w:hAnsi="Times New Roman" w:cs="Times New Roman"/>
          <w:b w:val="0"/>
          <w:bCs/>
          <w:szCs w:val="20"/>
        </w:rPr>
        <w:t>achieved a slightly higher validation accuracy than either subnetwork. This is reasonable because the embeddings are sufficiently high-level such that a good prediction can already be made from a simple linear transformation.</w:t>
      </w:r>
      <w:ins w:id="102" w:author="ShuangHeng Wang" w:date="2022-11-13T00:26:00Z">
        <w:r w:rsidR="00D739E3">
          <w:rPr>
            <w:rFonts w:ascii="Times New Roman" w:hAnsi="Times New Roman" w:cs="Times New Roman"/>
            <w:b w:val="0"/>
            <w:bCs/>
            <w:szCs w:val="20"/>
          </w:rPr>
          <w:t xml:space="preserve"> </w:t>
        </w:r>
      </w:ins>
      <w:ins w:id="103" w:author="ShuangHeng Wang" w:date="2022-11-13T00:27:00Z">
        <w:r w:rsidR="005B3C0D">
          <w:rPr>
            <w:rFonts w:ascii="Times New Roman" w:hAnsi="Times New Roman" w:cs="Times New Roman"/>
            <w:b w:val="0"/>
            <w:bCs/>
            <w:szCs w:val="20"/>
          </w:rPr>
          <w:t xml:space="preserve">As seen in </w:t>
        </w:r>
        <w:r w:rsidR="00267360">
          <w:rPr>
            <w:rFonts w:ascii="Times New Roman" w:hAnsi="Times New Roman" w:cs="Times New Roman"/>
            <w:b w:val="0"/>
            <w:bCs/>
            <w:szCs w:val="20"/>
          </w:rPr>
          <w:t xml:space="preserve">Figure 3A, not </w:t>
        </w:r>
      </w:ins>
      <w:ins w:id="104" w:author="ShuangHeng Wang" w:date="2022-11-13T00:26:00Z">
        <w:r w:rsidR="005B3C0D">
          <w:rPr>
            <w:rFonts w:ascii="Times New Roman" w:hAnsi="Times New Roman" w:cs="Times New Roman"/>
            <w:b w:val="0"/>
            <w:bCs/>
            <w:szCs w:val="20"/>
          </w:rPr>
          <w:t xml:space="preserve">all networks were trained for the full 50 epochs as early stopping was implemented if there was no improvement in validation accuracy for 10 epochs. </w:t>
        </w:r>
      </w:ins>
    </w:p>
    <w:p w14:paraId="2307DCCA" w14:textId="4740B946" w:rsidR="000F47F7" w:rsidRPr="002D5717" w:rsidRDefault="000F47F7" w:rsidP="002D5717">
      <w:pPr>
        <w:pStyle w:val="09BodyFirstParagraph"/>
        <w:jc w:val="center"/>
        <w:rPr>
          <w:rFonts w:cs="Times New Roman"/>
        </w:rPr>
      </w:pPr>
      <w:r w:rsidRPr="002D5717">
        <w:rPr>
          <w:rFonts w:cs="Times New Roman"/>
          <w:noProof/>
          <w:lang w:eastAsia="zh-CN"/>
        </w:rPr>
        <w:drawing>
          <wp:inline distT="0" distB="0" distL="0" distR="0" wp14:anchorId="41054E7F" wp14:editId="015E3DF9">
            <wp:extent cx="2927445" cy="470662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296" r="8134" b="937"/>
                    <a:stretch/>
                  </pic:blipFill>
                  <pic:spPr bwMode="auto">
                    <a:xfrm>
                      <a:off x="0" y="0"/>
                      <a:ext cx="2928600" cy="4708477"/>
                    </a:xfrm>
                    <a:prstGeom prst="rect">
                      <a:avLst/>
                    </a:prstGeom>
                    <a:noFill/>
                    <a:ln>
                      <a:noFill/>
                    </a:ln>
                    <a:extLst>
                      <a:ext uri="{53640926-AAD7-44D8-BBD7-CCE9431645EC}">
                        <a14:shadowObscured xmlns:a14="http://schemas.microsoft.com/office/drawing/2010/main"/>
                      </a:ext>
                    </a:extLst>
                  </pic:spPr>
                </pic:pic>
              </a:graphicData>
            </a:graphic>
          </wp:inline>
        </w:drawing>
      </w:r>
    </w:p>
    <w:p w14:paraId="19109843" w14:textId="2E60AF8D" w:rsidR="000F47F7" w:rsidRPr="002D5717" w:rsidRDefault="000F47F7" w:rsidP="002D5717">
      <w:pPr>
        <w:pStyle w:val="Caption"/>
        <w:spacing w:before="120" w:after="0"/>
        <w:jc w:val="center"/>
        <w:rPr>
          <w:rFonts w:ascii="Times New Roman" w:hAnsi="Times New Roman" w:cs="Times New Roman"/>
          <w:noProof/>
          <w:color w:val="auto"/>
          <w:sz w:val="16"/>
          <w:szCs w:val="16"/>
        </w:rPr>
      </w:pPr>
      <w:bookmarkStart w:id="105" w:name="_Hlk115130756"/>
      <w:bookmarkStart w:id="106" w:name="_Hlk115130757"/>
      <w:r w:rsidRPr="002D5717">
        <w:rPr>
          <w:rFonts w:ascii="Times New Roman" w:hAnsi="Times New Roman" w:cs="Times New Roman"/>
          <w:color w:val="auto"/>
          <w:sz w:val="16"/>
          <w:szCs w:val="16"/>
        </w:rPr>
        <w:t xml:space="preserve">Figure </w:t>
      </w:r>
      <w:del w:id="107" w:author="ShuangHeng Wang" w:date="2022-11-23T12:43:00Z">
        <w:r w:rsidRPr="002D5717" w:rsidDel="0059603B">
          <w:rPr>
            <w:rFonts w:ascii="Times New Roman" w:hAnsi="Times New Roman" w:cs="Times New Roman"/>
            <w:color w:val="auto"/>
            <w:sz w:val="16"/>
            <w:szCs w:val="16"/>
          </w:rPr>
          <w:fldChar w:fldCharType="begin"/>
        </w:r>
        <w:r w:rsidRPr="002D5717" w:rsidDel="0059603B">
          <w:rPr>
            <w:rFonts w:ascii="Times New Roman" w:hAnsi="Times New Roman" w:cs="Times New Roman"/>
            <w:color w:val="auto"/>
            <w:sz w:val="16"/>
            <w:szCs w:val="16"/>
          </w:rPr>
          <w:delInstrText xml:space="preserve"> SEQ Figure \* ARABIC </w:delInstrText>
        </w:r>
        <w:r w:rsidRPr="002D5717" w:rsidDel="0059603B">
          <w:rPr>
            <w:rFonts w:ascii="Times New Roman" w:hAnsi="Times New Roman" w:cs="Times New Roman"/>
            <w:color w:val="auto"/>
            <w:sz w:val="16"/>
            <w:szCs w:val="16"/>
          </w:rPr>
          <w:fldChar w:fldCharType="separate"/>
        </w:r>
        <w:r w:rsidR="009C5512" w:rsidDel="0059603B">
          <w:rPr>
            <w:rFonts w:ascii="Times New Roman" w:hAnsi="Times New Roman" w:cs="Times New Roman"/>
            <w:noProof/>
            <w:color w:val="auto"/>
            <w:sz w:val="16"/>
            <w:szCs w:val="16"/>
          </w:rPr>
          <w:delText>2</w:delText>
        </w:r>
        <w:r w:rsidRPr="002D5717" w:rsidDel="0059603B">
          <w:rPr>
            <w:rFonts w:ascii="Times New Roman" w:hAnsi="Times New Roman" w:cs="Times New Roman"/>
            <w:color w:val="auto"/>
            <w:sz w:val="16"/>
            <w:szCs w:val="16"/>
          </w:rPr>
          <w:fldChar w:fldCharType="end"/>
        </w:r>
      </w:del>
      <w:ins w:id="108" w:author="ShuangHeng Wang" w:date="2022-11-23T12:43:00Z">
        <w:r w:rsidR="0059603B">
          <w:rPr>
            <w:rFonts w:ascii="Times New Roman" w:hAnsi="Times New Roman" w:cs="Times New Roman"/>
            <w:color w:val="auto"/>
            <w:sz w:val="16"/>
            <w:szCs w:val="16"/>
          </w:rPr>
          <w:t>3</w:t>
        </w:r>
      </w:ins>
      <w:r w:rsidR="006B1BC4" w:rsidRPr="002D5717">
        <w:rPr>
          <w:rFonts w:ascii="Times New Roman" w:hAnsi="Times New Roman" w:cs="Times New Roman"/>
          <w:color w:val="auto"/>
          <w:sz w:val="16"/>
          <w:szCs w:val="16"/>
        </w:rPr>
        <w:t>.</w:t>
      </w:r>
      <w:r w:rsidRPr="002D5717">
        <w:rPr>
          <w:rFonts w:ascii="Times New Roman" w:hAnsi="Times New Roman" w:cs="Times New Roman"/>
          <w:color w:val="auto"/>
          <w:sz w:val="16"/>
          <w:szCs w:val="16"/>
        </w:rPr>
        <w:t xml:space="preserve"> Network training curves and segmentation output. (A) Accuracy metric for all models during training. (B) Ensemble model generated segmentation map. (D). Color-coded attenuation map.</w:t>
      </w:r>
      <w:bookmarkEnd w:id="105"/>
      <w:bookmarkEnd w:id="106"/>
    </w:p>
    <w:p w14:paraId="4FC93242" w14:textId="5067EDA3" w:rsidR="008D5DA5" w:rsidRPr="002D5717" w:rsidRDefault="008D5DA5" w:rsidP="002D5717">
      <w:pPr>
        <w:spacing w:before="120" w:after="120" w:line="240" w:lineRule="auto"/>
        <w:ind w:firstLine="274"/>
        <w:jc w:val="both"/>
        <w:rPr>
          <w:rFonts w:ascii="Times New Roman" w:hAnsi="Times New Roman" w:cs="Times New Roman"/>
          <w:bCs/>
          <w:sz w:val="20"/>
          <w:szCs w:val="20"/>
        </w:rPr>
      </w:pPr>
      <w:r w:rsidRPr="002D5717">
        <w:rPr>
          <w:rFonts w:ascii="Times New Roman" w:hAnsi="Times New Roman" w:cs="Times New Roman"/>
          <w:bCs/>
          <w:sz w:val="20"/>
          <w:szCs w:val="20"/>
        </w:rPr>
        <w:lastRenderedPageBreak/>
        <w:t>A segmentation map was generated from an additional patient sample including both cancer and non-cancer regions. The sample contained 256 B-frames with 20 slice and texture pairs extracted from each frame. Each pair of data w</w:t>
      </w:r>
      <w:r w:rsidR="00153614" w:rsidRPr="002D5717">
        <w:rPr>
          <w:rFonts w:ascii="Times New Roman" w:hAnsi="Times New Roman" w:cs="Times New Roman"/>
          <w:bCs/>
          <w:sz w:val="20"/>
          <w:szCs w:val="20"/>
        </w:rPr>
        <w:t>ere</w:t>
      </w:r>
      <w:r w:rsidRPr="002D5717">
        <w:rPr>
          <w:rFonts w:ascii="Times New Roman" w:hAnsi="Times New Roman" w:cs="Times New Roman"/>
          <w:bCs/>
          <w:sz w:val="20"/>
          <w:szCs w:val="20"/>
        </w:rPr>
        <w:t xml:space="preserve"> input sequentially into the ensemble model, generat</w:t>
      </w:r>
      <w:r w:rsidR="00153614" w:rsidRPr="002D5717">
        <w:rPr>
          <w:rFonts w:ascii="Times New Roman" w:hAnsi="Times New Roman" w:cs="Times New Roman"/>
          <w:bCs/>
          <w:sz w:val="20"/>
          <w:szCs w:val="20"/>
        </w:rPr>
        <w:t>ing</w:t>
      </w:r>
      <w:r w:rsidRPr="002D5717">
        <w:rPr>
          <w:rFonts w:ascii="Times New Roman" w:hAnsi="Times New Roman" w:cs="Times New Roman"/>
          <w:bCs/>
          <w:sz w:val="20"/>
          <w:szCs w:val="20"/>
        </w:rPr>
        <w:t xml:space="preserve"> a binary prediction which were then tiled in a 256x20 map. After resizing this map to 20x20 for better viewing, the width and height of each pixel are approximately 0.1 mm in resolution. Figure 3B, 3C, and 3D provide a side-by-side comparison of the network-generated segmentation map and the color-coded attenuation map generated using traditional method respectively all o</w:t>
      </w:r>
      <w:r w:rsidR="002D5717">
        <w:rPr>
          <w:rFonts w:ascii="Times New Roman" w:hAnsi="Times New Roman" w:cs="Times New Roman"/>
          <w:bCs/>
          <w:sz w:val="20"/>
          <w:szCs w:val="20"/>
        </w:rPr>
        <w:t>f which are in good agreement.</w:t>
      </w:r>
    </w:p>
    <w:tbl>
      <w:tblPr>
        <w:tblW w:w="7308" w:type="dxa"/>
        <w:jc w:val="center"/>
        <w:tblCellMar>
          <w:left w:w="0" w:type="dxa"/>
          <w:right w:w="0" w:type="dxa"/>
        </w:tblCellMar>
        <w:tblLook w:val="0600" w:firstRow="0" w:lastRow="0" w:firstColumn="0" w:lastColumn="0" w:noHBand="1" w:noVBand="1"/>
      </w:tblPr>
      <w:tblGrid>
        <w:gridCol w:w="1218"/>
        <w:gridCol w:w="1218"/>
        <w:gridCol w:w="1218"/>
        <w:gridCol w:w="1218"/>
        <w:gridCol w:w="1218"/>
        <w:gridCol w:w="1218"/>
      </w:tblGrid>
      <w:tr w:rsidR="003C571C" w:rsidRPr="002D5717" w14:paraId="57358DC1" w14:textId="77777777" w:rsidTr="006B1BC4">
        <w:trPr>
          <w:trHeight w:val="410"/>
          <w:jc w:val="center"/>
        </w:trPr>
        <w:tc>
          <w:tcPr>
            <w:tcW w:w="1218" w:type="dxa"/>
            <w:tcBorders>
              <w:top w:val="single" w:sz="8" w:space="0" w:color="000000"/>
              <w:left w:val="nil"/>
              <w:bottom w:val="single" w:sz="8" w:space="0" w:color="000000"/>
              <w:right w:val="single" w:sz="8" w:space="0" w:color="FFFFFF"/>
            </w:tcBorders>
            <w:shd w:val="clear" w:color="auto" w:fill="auto"/>
            <w:tcMar>
              <w:top w:w="72" w:type="dxa"/>
              <w:left w:w="144" w:type="dxa"/>
              <w:bottom w:w="72" w:type="dxa"/>
              <w:right w:w="144" w:type="dxa"/>
            </w:tcMar>
            <w:vAlign w:val="center"/>
            <w:hideMark/>
          </w:tcPr>
          <w:bookmarkEnd w:id="101"/>
          <w:p w14:paraId="1807BA6C"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b/>
                <w:bCs/>
                <w:color w:val="000000"/>
                <w:kern w:val="24"/>
                <w:sz w:val="18"/>
                <w:szCs w:val="18"/>
              </w:rPr>
              <w:t>Model</w:t>
            </w:r>
          </w:p>
        </w:tc>
        <w:tc>
          <w:tcPr>
            <w:tcW w:w="1218" w:type="dxa"/>
            <w:tcBorders>
              <w:top w:val="single" w:sz="8" w:space="0" w:color="000000"/>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hideMark/>
          </w:tcPr>
          <w:p w14:paraId="7B877D79"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b/>
                <w:bCs/>
                <w:color w:val="000000"/>
                <w:kern w:val="24"/>
                <w:sz w:val="18"/>
                <w:szCs w:val="18"/>
              </w:rPr>
              <w:t>Mean Accuracy</w:t>
            </w:r>
          </w:p>
        </w:tc>
        <w:tc>
          <w:tcPr>
            <w:tcW w:w="1218" w:type="dxa"/>
            <w:tcBorders>
              <w:top w:val="single" w:sz="8" w:space="0" w:color="000000"/>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hideMark/>
          </w:tcPr>
          <w:p w14:paraId="17E58CA9"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b/>
                <w:bCs/>
                <w:color w:val="000000"/>
                <w:kern w:val="24"/>
                <w:sz w:val="18"/>
                <w:szCs w:val="18"/>
              </w:rPr>
              <w:t>Standard Deviation</w:t>
            </w:r>
          </w:p>
        </w:tc>
        <w:tc>
          <w:tcPr>
            <w:tcW w:w="1218" w:type="dxa"/>
            <w:tcBorders>
              <w:top w:val="single" w:sz="8" w:space="0" w:color="000000"/>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hideMark/>
          </w:tcPr>
          <w:p w14:paraId="5C51F30E"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b/>
                <w:bCs/>
                <w:color w:val="000000"/>
                <w:kern w:val="24"/>
                <w:sz w:val="18"/>
                <w:szCs w:val="18"/>
              </w:rPr>
              <w:t xml:space="preserve">B-frame Slices </w:t>
            </w:r>
          </w:p>
        </w:tc>
        <w:tc>
          <w:tcPr>
            <w:tcW w:w="1218" w:type="dxa"/>
            <w:tcBorders>
              <w:top w:val="single" w:sz="8" w:space="0" w:color="000000"/>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hideMark/>
          </w:tcPr>
          <w:p w14:paraId="4EE63AC0"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b/>
                <w:bCs/>
                <w:color w:val="000000"/>
                <w:kern w:val="24"/>
                <w:sz w:val="18"/>
                <w:szCs w:val="18"/>
              </w:rPr>
              <w:t>Texture</w:t>
            </w:r>
          </w:p>
        </w:tc>
        <w:tc>
          <w:tcPr>
            <w:tcW w:w="1218" w:type="dxa"/>
            <w:tcBorders>
              <w:top w:val="single" w:sz="8" w:space="0" w:color="000000"/>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hideMark/>
          </w:tcPr>
          <w:p w14:paraId="7168A958"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b/>
                <w:bCs/>
                <w:color w:val="000000"/>
                <w:kern w:val="24"/>
                <w:sz w:val="18"/>
                <w:szCs w:val="18"/>
              </w:rPr>
              <w:t>Sub-optimal Texture</w:t>
            </w:r>
          </w:p>
        </w:tc>
      </w:tr>
      <w:tr w:rsidR="003C571C" w:rsidRPr="002D5717" w14:paraId="40F9D71D" w14:textId="77777777" w:rsidTr="006B1BC4">
        <w:trPr>
          <w:trHeight w:val="364"/>
          <w:jc w:val="center"/>
        </w:trPr>
        <w:tc>
          <w:tcPr>
            <w:tcW w:w="1218"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3C8BF776" w14:textId="77777777" w:rsidR="003C571C" w:rsidRPr="002D5717" w:rsidRDefault="003C571C" w:rsidP="002D5717">
            <w:pPr>
              <w:spacing w:after="0" w:line="240" w:lineRule="auto"/>
              <w:jc w:val="right"/>
              <w:rPr>
                <w:rFonts w:ascii="Times New Roman" w:eastAsia="Times New Roman" w:hAnsi="Times New Roman" w:cs="Times New Roman"/>
                <w:sz w:val="18"/>
                <w:szCs w:val="18"/>
              </w:rPr>
            </w:pPr>
            <w:r w:rsidRPr="002D5717">
              <w:rPr>
                <w:rFonts w:ascii="Times New Roman" w:eastAsia="Times New Roman" w:hAnsi="Times New Roman" w:cs="Times New Roman"/>
                <w:i/>
                <w:iCs/>
                <w:color w:val="000000"/>
                <w:kern w:val="24"/>
                <w:sz w:val="18"/>
                <w:szCs w:val="18"/>
              </w:rPr>
              <w:t>Ensemble</w:t>
            </w:r>
          </w:p>
        </w:tc>
        <w:tc>
          <w:tcPr>
            <w:tcW w:w="1218"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60A1353E"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94.90%</w:t>
            </w:r>
          </w:p>
        </w:tc>
        <w:tc>
          <w:tcPr>
            <w:tcW w:w="1218"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23848163"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0.11%</w:t>
            </w:r>
          </w:p>
        </w:tc>
        <w:tc>
          <w:tcPr>
            <w:tcW w:w="1218"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2D648217"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t=132.21, F=23.44</w:t>
            </w:r>
          </w:p>
        </w:tc>
        <w:tc>
          <w:tcPr>
            <w:tcW w:w="1218"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3DF7F01"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t=-0.39,</w:t>
            </w:r>
          </w:p>
          <w:p w14:paraId="30180A41"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F=1.81</w:t>
            </w:r>
          </w:p>
        </w:tc>
        <w:tc>
          <w:tcPr>
            <w:tcW w:w="1218"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254E1EA1"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w:t>
            </w:r>
          </w:p>
        </w:tc>
      </w:tr>
      <w:tr w:rsidR="003C571C" w:rsidRPr="002D5717" w14:paraId="58216AC1" w14:textId="77777777" w:rsidTr="006B1BC4">
        <w:trPr>
          <w:trHeight w:val="364"/>
          <w:jc w:val="center"/>
        </w:trPr>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BBE3818" w14:textId="77777777" w:rsidR="003C571C" w:rsidRPr="002D5717" w:rsidRDefault="003C571C" w:rsidP="002D5717">
            <w:pPr>
              <w:spacing w:after="0" w:line="240" w:lineRule="auto"/>
              <w:jc w:val="right"/>
              <w:rPr>
                <w:rFonts w:ascii="Times New Roman" w:eastAsia="Times New Roman" w:hAnsi="Times New Roman" w:cs="Times New Roman"/>
                <w:sz w:val="18"/>
                <w:szCs w:val="18"/>
              </w:rPr>
            </w:pPr>
            <w:r w:rsidRPr="002D5717">
              <w:rPr>
                <w:rFonts w:ascii="Times New Roman" w:eastAsia="Times New Roman" w:hAnsi="Times New Roman" w:cs="Times New Roman"/>
                <w:i/>
                <w:iCs/>
                <w:color w:val="000000"/>
                <w:kern w:val="24"/>
                <w:sz w:val="18"/>
                <w:szCs w:val="18"/>
              </w:rPr>
              <w:t>B-frame Slices</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5B7AD246"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85.01%</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1E1B44E"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0.52%</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ACEC4E4"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9642D48"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t=-130.21, F=12.94</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6329DD73"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w:t>
            </w:r>
          </w:p>
        </w:tc>
      </w:tr>
      <w:tr w:rsidR="003C571C" w:rsidRPr="002D5717" w14:paraId="7DCB1FE8" w14:textId="77777777" w:rsidTr="006B1BC4">
        <w:trPr>
          <w:trHeight w:val="364"/>
          <w:jc w:val="center"/>
        </w:trPr>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509501F" w14:textId="77777777" w:rsidR="003C571C" w:rsidRPr="002D5717" w:rsidRDefault="003C571C" w:rsidP="002D5717">
            <w:pPr>
              <w:spacing w:after="0" w:line="240" w:lineRule="auto"/>
              <w:jc w:val="right"/>
              <w:rPr>
                <w:rFonts w:ascii="Times New Roman" w:eastAsia="Times New Roman" w:hAnsi="Times New Roman" w:cs="Times New Roman"/>
                <w:sz w:val="18"/>
                <w:szCs w:val="18"/>
              </w:rPr>
            </w:pPr>
            <w:r w:rsidRPr="002D5717">
              <w:rPr>
                <w:rFonts w:ascii="Times New Roman" w:eastAsia="Times New Roman" w:hAnsi="Times New Roman" w:cs="Times New Roman"/>
                <w:i/>
                <w:iCs/>
                <w:color w:val="000000"/>
                <w:kern w:val="24"/>
                <w:sz w:val="18"/>
                <w:szCs w:val="18"/>
              </w:rPr>
              <w:t>Texture</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21537F38"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94.91%</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B444589"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0.14%</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252C6978"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t=130.21, F=12.94</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33D6EC1F"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572D3EB2"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w:t>
            </w:r>
          </w:p>
        </w:tc>
      </w:tr>
      <w:tr w:rsidR="003C571C" w:rsidRPr="002D5717" w14:paraId="22E596C8" w14:textId="77777777" w:rsidTr="006B1BC4">
        <w:trPr>
          <w:trHeight w:val="389"/>
          <w:jc w:val="center"/>
        </w:trPr>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74940109" w14:textId="77777777" w:rsidR="003C571C" w:rsidRPr="002D5717" w:rsidRDefault="003C571C" w:rsidP="002D5717">
            <w:pPr>
              <w:spacing w:after="0" w:line="240" w:lineRule="auto"/>
              <w:jc w:val="right"/>
              <w:rPr>
                <w:rFonts w:ascii="Times New Roman" w:eastAsia="Times New Roman" w:hAnsi="Times New Roman" w:cs="Times New Roman"/>
                <w:sz w:val="18"/>
                <w:szCs w:val="18"/>
              </w:rPr>
            </w:pPr>
            <w:r w:rsidRPr="002D5717">
              <w:rPr>
                <w:rFonts w:ascii="Times New Roman" w:eastAsia="Times New Roman" w:hAnsi="Times New Roman" w:cs="Times New Roman"/>
                <w:i/>
                <w:iCs/>
                <w:color w:val="000000"/>
                <w:kern w:val="24"/>
                <w:sz w:val="18"/>
                <w:szCs w:val="18"/>
              </w:rPr>
              <w:t>Sub-optimal Ensemble</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6CF8BCEA"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90.03%</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D744696"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0.17%</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0C4996C"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t=65.11,</w:t>
            </w:r>
          </w:p>
          <w:p w14:paraId="613E8F29"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F=9.38</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38070A50"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123608E"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t=26.40,</w:t>
            </w:r>
          </w:p>
          <w:p w14:paraId="453BD19F"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F=5.68</w:t>
            </w:r>
          </w:p>
        </w:tc>
      </w:tr>
      <w:tr w:rsidR="003C571C" w:rsidRPr="002D5717" w14:paraId="23C2C699" w14:textId="77777777" w:rsidTr="006B1BC4">
        <w:trPr>
          <w:trHeight w:val="389"/>
          <w:jc w:val="center"/>
        </w:trPr>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5CD649AD" w14:textId="77777777" w:rsidR="003C571C" w:rsidRPr="002D5717" w:rsidRDefault="003C571C" w:rsidP="002D5717">
            <w:pPr>
              <w:spacing w:after="0" w:line="240" w:lineRule="auto"/>
              <w:jc w:val="right"/>
              <w:rPr>
                <w:rFonts w:ascii="Times New Roman" w:eastAsia="Times New Roman" w:hAnsi="Times New Roman" w:cs="Times New Roman"/>
                <w:sz w:val="18"/>
                <w:szCs w:val="18"/>
              </w:rPr>
            </w:pPr>
            <w:r w:rsidRPr="002D5717">
              <w:rPr>
                <w:rFonts w:ascii="Times New Roman" w:eastAsia="Times New Roman" w:hAnsi="Times New Roman" w:cs="Times New Roman"/>
                <w:i/>
                <w:iCs/>
                <w:color w:val="000000"/>
                <w:kern w:val="24"/>
                <w:sz w:val="18"/>
                <w:szCs w:val="18"/>
              </w:rPr>
              <w:t>Sub-optimal Texture</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23D55594"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88.39%</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A40DF8A"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0.41%</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35CC83A1"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1E290CF"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t=-107.26, F=7.91</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6BD9F617"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w:t>
            </w:r>
          </w:p>
        </w:tc>
      </w:tr>
    </w:tbl>
    <w:p w14:paraId="64F09316" w14:textId="09D1FDCB" w:rsidR="000F47F7" w:rsidRPr="002D5717" w:rsidRDefault="00711CB4" w:rsidP="002D5717">
      <w:pPr>
        <w:pStyle w:val="Caption"/>
        <w:spacing w:before="120" w:after="0"/>
        <w:jc w:val="center"/>
        <w:rPr>
          <w:rFonts w:ascii="Times New Roman" w:hAnsi="Times New Roman" w:cs="Times New Roman"/>
          <w:color w:val="auto"/>
          <w:sz w:val="16"/>
          <w:szCs w:val="16"/>
        </w:rPr>
      </w:pPr>
      <w:bookmarkStart w:id="109" w:name="_Hlk115130809"/>
      <w:r w:rsidRPr="002D5717">
        <w:rPr>
          <w:rFonts w:ascii="Times New Roman" w:hAnsi="Times New Roman" w:cs="Times New Roman"/>
          <w:color w:val="auto"/>
          <w:sz w:val="16"/>
          <w:szCs w:val="16"/>
        </w:rPr>
        <w:t xml:space="preserve">Table </w:t>
      </w:r>
      <w:r w:rsidRPr="002D5717">
        <w:rPr>
          <w:rFonts w:ascii="Times New Roman" w:hAnsi="Times New Roman" w:cs="Times New Roman"/>
          <w:color w:val="auto"/>
          <w:sz w:val="16"/>
          <w:szCs w:val="16"/>
        </w:rPr>
        <w:fldChar w:fldCharType="begin"/>
      </w:r>
      <w:r w:rsidRPr="002D5717">
        <w:rPr>
          <w:rFonts w:ascii="Times New Roman" w:hAnsi="Times New Roman" w:cs="Times New Roman"/>
          <w:color w:val="auto"/>
          <w:sz w:val="16"/>
          <w:szCs w:val="16"/>
        </w:rPr>
        <w:instrText xml:space="preserve"> SEQ Table \* ARABIC </w:instrText>
      </w:r>
      <w:r w:rsidRPr="002D5717">
        <w:rPr>
          <w:rFonts w:ascii="Times New Roman" w:hAnsi="Times New Roman" w:cs="Times New Roman"/>
          <w:color w:val="auto"/>
          <w:sz w:val="16"/>
          <w:szCs w:val="16"/>
        </w:rPr>
        <w:fldChar w:fldCharType="separate"/>
      </w:r>
      <w:r w:rsidR="009C5512">
        <w:rPr>
          <w:rFonts w:ascii="Times New Roman" w:hAnsi="Times New Roman" w:cs="Times New Roman"/>
          <w:noProof/>
          <w:color w:val="auto"/>
          <w:sz w:val="16"/>
          <w:szCs w:val="16"/>
        </w:rPr>
        <w:t>1</w:t>
      </w:r>
      <w:r w:rsidRPr="002D5717">
        <w:rPr>
          <w:rFonts w:ascii="Times New Roman" w:hAnsi="Times New Roman" w:cs="Times New Roman"/>
          <w:color w:val="auto"/>
          <w:sz w:val="16"/>
          <w:szCs w:val="16"/>
        </w:rPr>
        <w:fldChar w:fldCharType="end"/>
      </w:r>
      <w:r w:rsidRPr="002D5717">
        <w:rPr>
          <w:rFonts w:ascii="Times New Roman" w:hAnsi="Times New Roman" w:cs="Times New Roman"/>
          <w:color w:val="auto"/>
          <w:sz w:val="16"/>
          <w:szCs w:val="16"/>
        </w:rPr>
        <w:t>. Summary of statistical testing. The t-statistic compares the mean accuracies between models, and the F-ratio compares variance in accuracies between models. Magnitudes of t greater than 1.661 or magnitudes of F greater than 1.607 indicate that the observe difference in the compared statistic is significant.</w:t>
      </w:r>
      <w:bookmarkEnd w:id="109"/>
      <w:ins w:id="110" w:author="ShuangHeng Wang" w:date="2022-11-13T00:21:00Z">
        <w:r w:rsidR="00F47790">
          <w:rPr>
            <w:rFonts w:ascii="Times New Roman" w:hAnsi="Times New Roman" w:cs="Times New Roman"/>
            <w:color w:val="auto"/>
            <w:sz w:val="16"/>
            <w:szCs w:val="16"/>
          </w:rPr>
          <w:t xml:space="preserve"> </w:t>
        </w:r>
        <w:r w:rsidR="00065A78">
          <w:rPr>
            <w:rFonts w:ascii="Times New Roman" w:hAnsi="Times New Roman" w:cs="Times New Roman"/>
            <w:color w:val="auto"/>
            <w:sz w:val="16"/>
            <w:szCs w:val="16"/>
          </w:rPr>
          <w:t>Where</w:t>
        </w:r>
      </w:ins>
      <w:ins w:id="111" w:author="ShuangHeng Wang" w:date="2022-11-13T00:22:00Z">
        <w:r w:rsidR="00065A78">
          <w:rPr>
            <w:rFonts w:ascii="Times New Roman" w:hAnsi="Times New Roman" w:cs="Times New Roman"/>
            <w:color w:val="auto"/>
            <w:sz w:val="16"/>
            <w:szCs w:val="16"/>
          </w:rPr>
          <w:t xml:space="preserve"> appropriate</w:t>
        </w:r>
      </w:ins>
      <w:ins w:id="112" w:author="ShuangHeng Wang" w:date="2022-11-13T00:21:00Z">
        <w:r w:rsidR="00065A78">
          <w:rPr>
            <w:rFonts w:ascii="Times New Roman" w:hAnsi="Times New Roman" w:cs="Times New Roman"/>
            <w:color w:val="auto"/>
            <w:sz w:val="16"/>
            <w:szCs w:val="16"/>
          </w:rPr>
          <w:t>, the</w:t>
        </w:r>
        <w:r w:rsidR="00F47790">
          <w:rPr>
            <w:rFonts w:ascii="Times New Roman" w:hAnsi="Times New Roman" w:cs="Times New Roman"/>
            <w:color w:val="auto"/>
            <w:sz w:val="16"/>
            <w:szCs w:val="16"/>
          </w:rPr>
          <w:t xml:space="preserve"> model</w:t>
        </w:r>
        <w:r w:rsidR="00065A78">
          <w:rPr>
            <w:rFonts w:ascii="Times New Roman" w:hAnsi="Times New Roman" w:cs="Times New Roman"/>
            <w:color w:val="auto"/>
            <w:sz w:val="16"/>
            <w:szCs w:val="16"/>
          </w:rPr>
          <w:t xml:space="preserve">s listed in the </w:t>
        </w:r>
      </w:ins>
      <w:ins w:id="113" w:author="ShuangHeng Wang" w:date="2022-11-13T00:24:00Z">
        <w:r w:rsidR="002543D9">
          <w:rPr>
            <w:rFonts w:ascii="Times New Roman" w:hAnsi="Times New Roman" w:cs="Times New Roman"/>
            <w:color w:val="auto"/>
            <w:sz w:val="16"/>
            <w:szCs w:val="16"/>
          </w:rPr>
          <w:t>far-left</w:t>
        </w:r>
      </w:ins>
      <w:ins w:id="114" w:author="ShuangHeng Wang" w:date="2022-11-13T00:21:00Z">
        <w:r w:rsidR="00065A78">
          <w:rPr>
            <w:rFonts w:ascii="Times New Roman" w:hAnsi="Times New Roman" w:cs="Times New Roman"/>
            <w:color w:val="auto"/>
            <w:sz w:val="16"/>
            <w:szCs w:val="16"/>
          </w:rPr>
          <w:t xml:space="preserve"> column are being compared </w:t>
        </w:r>
      </w:ins>
      <w:ins w:id="115" w:author="ShuangHeng Wang" w:date="2022-11-13T00:22:00Z">
        <w:r w:rsidR="00065A78">
          <w:rPr>
            <w:rFonts w:ascii="Times New Roman" w:hAnsi="Times New Roman" w:cs="Times New Roman"/>
            <w:color w:val="auto"/>
            <w:sz w:val="16"/>
            <w:szCs w:val="16"/>
          </w:rPr>
          <w:t>to the models in the three rightmost columns.</w:t>
        </w:r>
      </w:ins>
    </w:p>
    <w:p w14:paraId="54B26110" w14:textId="5F052F33" w:rsidR="008D5DA5" w:rsidRPr="002D5717" w:rsidRDefault="008D5DA5" w:rsidP="002D5717">
      <w:pPr>
        <w:pStyle w:val="08SectionHeader1"/>
        <w:numPr>
          <w:ilvl w:val="0"/>
          <w:numId w:val="0"/>
        </w:numPr>
        <w:rPr>
          <w:rFonts w:ascii="Times New Roman" w:hAnsi="Times New Roman" w:cs="Times New Roman"/>
          <w:b w:val="0"/>
          <w:bCs/>
          <w:i/>
          <w:iCs/>
        </w:rPr>
      </w:pPr>
      <w:r w:rsidRPr="002D5717">
        <w:rPr>
          <w:rFonts w:ascii="Times New Roman" w:hAnsi="Times New Roman" w:cs="Times New Roman"/>
          <w:b w:val="0"/>
          <w:bCs/>
          <w:i/>
          <w:iCs/>
        </w:rPr>
        <w:t>3.2 Network ablation analysis</w:t>
      </w:r>
    </w:p>
    <w:p w14:paraId="433D8135" w14:textId="5FA5F8AE" w:rsidR="002D5717" w:rsidRDefault="008D5DA5" w:rsidP="002D5717">
      <w:pPr>
        <w:spacing w:before="120" w:after="0" w:line="240" w:lineRule="auto"/>
        <w:jc w:val="both"/>
        <w:rPr>
          <w:rFonts w:ascii="Times New Roman" w:hAnsi="Times New Roman" w:cs="Times New Roman"/>
          <w:sz w:val="20"/>
          <w:szCs w:val="20"/>
        </w:rPr>
      </w:pPr>
      <w:r w:rsidRPr="002D5717">
        <w:rPr>
          <w:rFonts w:ascii="Times New Roman" w:hAnsi="Times New Roman" w:cs="Times New Roman"/>
          <w:sz w:val="20"/>
          <w:szCs w:val="20"/>
        </w:rPr>
        <w:t xml:space="preserve">To determine whether the performance gain is significant with respect to individual network components, we quantified model confidence by computing the standard deviation in accuracy over 50 evaluations on the testing set with dropout active. Because dropout randomly disconnects nodes, a different testing accuracy is generated over each iteration. Models with a low spread in testing accuracies and thus higher confidence indicate that the learned feature representations are more robust </w:t>
      </w:r>
      <w:r w:rsidRPr="002D5717">
        <w:rPr>
          <w:rFonts w:ascii="Times New Roman" w:hAnsi="Times New Roman" w:cs="Times New Roman"/>
          <w:sz w:val="20"/>
          <w:szCs w:val="20"/>
        </w:rPr>
        <w:fldChar w:fldCharType="begin"/>
      </w:r>
      <w:r w:rsidR="000F3950">
        <w:rPr>
          <w:rFonts w:ascii="Times New Roman" w:hAnsi="Times New Roman" w:cs="Times New Roman"/>
          <w:sz w:val="20"/>
          <w:szCs w:val="20"/>
        </w:rPr>
        <w:instrText xml:space="preserve"> ADDIN ZOTERO_ITEM CSL_CITATION {"citationID":"xBs7wgG4","properties":{"formattedCitation":"[17,18]","plainCitation":"[17,18]","noteIndex":0},"citationItems":[{"id":175,"uris":["http://zotero.org/users/local/BYpkgyKc/items/6D96XM34"],"itemData":{"id":175,"type":"article-journal","abstract":"Deep neural nets with a large number of parameters are very powerful machine learning systems. However, overfitting is a serious problem in such networks. Large networks are also slow to use, making it difficult to deal with overfitting by combining the predictions of many different large neural nets at test time. Dropout is a technique for addressing this problem. The key idea is to randomly drop units (along with their connections) from the neural network during training. This prevents units from co-adapting too much. During training, dropout samples from an exponential number of different âthinnedâ networks. At test time, it is easy to approximate the effect of averaging the predictions of all these thinned networks by simply using a single unthinned network that has smaller weights. This significantly reduces overfitting and gives major improvements over other regularization methods. We show that dropout improves the performance of neural networks on supervised learning tasks in vision, speech recognition, document classification and computational biology, obtaining state-of-the-art results on many benchmark data sets.","container-title":"Journal of Machine Learning Research","ISSN":"1533-7928","issue":"56","page":"1929-1958","source":"jmlr.org","title":"Dropout: A Simple Way to Prevent Neural Networks from Overfitting","title-short":"Dropout","volume":"15","author":[{"family":"Srivastava","given":"Nitish"},{"family":"Hinton","given":"Geoffrey"},{"family":"Krizhevsky","given":"Alex"},{"family":"Sutskever","given":"Ilya"},{"family":"Salakhutdinov","given":"Ruslan"}],"issued":{"date-parts":[["2014"]]}},"label":"page"},{"id":177,"uris":["http://zotero.org/users/local/BYpkgyKc/items/WJF9TM5Q"],"itemData":{"id":177,"type":"paper-conference","abstract":"Deterministic neural nets have been shown to learn effective predictors on a wide\nrange of machine learning problems. However, as the standard approach is to train\nthe network to minimize a prediction loss, the resultant model remains ignorant to\nits prediction confidence. Orthogonally to Bayesian neural nets that indirectly infer\nprediction uncertainty through weight uncertainties, we propose explicit modeling\nof the same using the theory of subjective logic. By placing a Dirichlet distribution\non the class probabilities, we treat predictions of a neural net as subjective opinions\nand learn the function that collects the evidence leading to these opinions by\na deterministic neural net from data. The resultant predictor for a multi-class\nclassification problem is another Dirichlet distribution whose parameters are set by\nthe continuous output of a neural net. We provide a preliminary analysis on how\nthe peculiarities of our new loss function drive improved uncertainty estimation.\nWe observe that our method achieves unprecedented success on detection of outof-distribution queries and endurance against adversarial perturbations.","event-place":"Montreal, Canada","event-title":"Neural Information Processing Systems","publisher-place":"Montreal, Canada","title":"Evidential Deep Learning to Quantify Classification Uncertainty","author":[{"family":"Sensoy","given":"Murat"},{"family":"Kaplan","given":"Lance"},{"family":"Kandemir","given":"Melih"}],"issued":{"date-parts":[["2018"]]}},"label":"page"}],"schema":"https://github.com/citation-style-language/schema/raw/master/csl-citation.json"} </w:instrText>
      </w:r>
      <w:r w:rsidRPr="002D5717">
        <w:rPr>
          <w:rFonts w:ascii="Times New Roman" w:hAnsi="Times New Roman" w:cs="Times New Roman"/>
          <w:sz w:val="20"/>
          <w:szCs w:val="20"/>
        </w:rPr>
        <w:fldChar w:fldCharType="separate"/>
      </w:r>
      <w:r w:rsidR="000F3950" w:rsidRPr="000F3950">
        <w:rPr>
          <w:rFonts w:ascii="Times New Roman" w:hAnsi="Times New Roman" w:cs="Times New Roman"/>
          <w:sz w:val="20"/>
        </w:rPr>
        <w:t>[17,18]</w:t>
      </w:r>
      <w:r w:rsidRPr="002D5717">
        <w:rPr>
          <w:rFonts w:ascii="Times New Roman" w:hAnsi="Times New Roman" w:cs="Times New Roman"/>
          <w:sz w:val="20"/>
          <w:szCs w:val="20"/>
        </w:rPr>
        <w:fldChar w:fldCharType="end"/>
      </w:r>
      <w:r w:rsidRPr="002D5717">
        <w:rPr>
          <w:rFonts w:ascii="Times New Roman" w:hAnsi="Times New Roman" w:cs="Times New Roman"/>
          <w:sz w:val="20"/>
          <w:szCs w:val="20"/>
        </w:rPr>
        <w:t>. Hence, we calculate the t-statistic to compare model accuracies and F-ratio to compare model variances/confidences. At an alpha level of 0.05, the critical t-value is 1.661 and the critical F-ratio is 1.607.</w:t>
      </w:r>
    </w:p>
    <w:p w14:paraId="6313C292" w14:textId="5AA9E831" w:rsidR="008D5DA5" w:rsidRPr="002D5717" w:rsidRDefault="008D5DA5" w:rsidP="002D5717">
      <w:pPr>
        <w:spacing w:after="0" w:line="240" w:lineRule="auto"/>
        <w:ind w:firstLine="274"/>
        <w:jc w:val="both"/>
        <w:rPr>
          <w:rFonts w:ascii="Times New Roman" w:hAnsi="Times New Roman" w:cs="Times New Roman"/>
          <w:sz w:val="20"/>
          <w:szCs w:val="20"/>
        </w:rPr>
      </w:pPr>
      <w:r w:rsidRPr="002D5717">
        <w:rPr>
          <w:rFonts w:ascii="Times New Roman" w:hAnsi="Times New Roman" w:cs="Times New Roman"/>
          <w:sz w:val="20"/>
          <w:szCs w:val="20"/>
        </w:rPr>
        <w:t>Table 1 reports that the CNN trained on texture is significantly more accurate than the CNN trained on B-frame slices. Due to this performance disparity, the accuracy of the ensemble is not significantly increased. However, the ensemble becomes more confident in its decision-making as expected when linking two complementary information domains. In future work such as distinguishing between cancer grades, it is conceivable that the texture differences will be more subtle leading to lower accuracy in the texture CNN. We simulated this scenario by saving the weights of a “sub-optimal texture” model at an earlier epoch. When the resulting “sub-optimal ensemble” is constructed in the same way, both its accuracy and confidence increased relative to its subnetwork counterparts. Hence, the utility of ensemble learning is further justified.</w:t>
      </w:r>
    </w:p>
    <w:p w14:paraId="5CA4FDD7" w14:textId="3AB25A95" w:rsidR="008D5DA5" w:rsidRPr="002D5717" w:rsidRDefault="008D5DA5" w:rsidP="002D5717">
      <w:pPr>
        <w:pStyle w:val="08SectionHeader1"/>
        <w:numPr>
          <w:ilvl w:val="0"/>
          <w:numId w:val="0"/>
        </w:numPr>
        <w:rPr>
          <w:rFonts w:ascii="Times New Roman" w:hAnsi="Times New Roman" w:cs="Times New Roman"/>
          <w:b w:val="0"/>
          <w:bCs/>
          <w:i/>
          <w:iCs/>
        </w:rPr>
      </w:pPr>
      <w:r w:rsidRPr="002D5717">
        <w:rPr>
          <w:rFonts w:ascii="Times New Roman" w:hAnsi="Times New Roman" w:cs="Times New Roman"/>
          <w:b w:val="0"/>
          <w:bCs/>
          <w:i/>
          <w:iCs/>
        </w:rPr>
        <w:t>3.3 Network interpretability</w:t>
      </w:r>
    </w:p>
    <w:p w14:paraId="304BAD56" w14:textId="3C48A191" w:rsidR="008D5DA5" w:rsidRPr="002D5717" w:rsidRDefault="008D5DA5" w:rsidP="002D5717">
      <w:pPr>
        <w:spacing w:before="120" w:after="0" w:line="240" w:lineRule="auto"/>
        <w:jc w:val="both"/>
        <w:rPr>
          <w:rFonts w:ascii="Times New Roman" w:hAnsi="Times New Roman" w:cs="Times New Roman"/>
          <w:sz w:val="20"/>
          <w:szCs w:val="20"/>
        </w:rPr>
      </w:pPr>
      <w:r w:rsidRPr="002D5717">
        <w:rPr>
          <w:rFonts w:ascii="Times New Roman" w:hAnsi="Times New Roman" w:cs="Times New Roman"/>
          <w:sz w:val="20"/>
          <w:szCs w:val="20"/>
        </w:rPr>
        <w:t xml:space="preserve">Figure 4 displays representative grad-CAMS for both the B-frame slice and texture CNNs in each of the four possible prediction scenarios. Grad-CAM heatmaps offers a visual way to </w:t>
      </w:r>
      <w:r w:rsidRPr="002D5717">
        <w:rPr>
          <w:rFonts w:ascii="Times New Roman" w:hAnsi="Times New Roman" w:cs="Times New Roman"/>
          <w:sz w:val="20"/>
          <w:szCs w:val="20"/>
        </w:rPr>
        <w:lastRenderedPageBreak/>
        <w:t xml:space="preserve">explain network behavior by highlighting pixels that contribute most greatly to the final decision </w:t>
      </w:r>
      <w:r w:rsidRPr="002D5717">
        <w:rPr>
          <w:rFonts w:ascii="Times New Roman" w:hAnsi="Times New Roman" w:cs="Times New Roman"/>
          <w:sz w:val="20"/>
          <w:szCs w:val="20"/>
        </w:rPr>
        <w:fldChar w:fldCharType="begin"/>
      </w:r>
      <w:r w:rsidR="000F3950">
        <w:rPr>
          <w:rFonts w:ascii="Times New Roman" w:hAnsi="Times New Roman" w:cs="Times New Roman"/>
          <w:sz w:val="20"/>
          <w:szCs w:val="20"/>
        </w:rPr>
        <w:instrText xml:space="preserve"> ADDIN ZOTERO_ITEM CSL_CITATION {"citationID":"9WJtV1VR","properties":{"formattedCitation":"[19]","plainCitation":"[19]","noteIndex":0},"citationItems":[{"id":178,"uris":["http://zotero.org/users/local/BYpkgyKc/items/ZSMYJU82"],"itemData":{"id":178,"type":"article-journal","abstract":"We propose a technique for producing \"visual explanations\" for decisions from a large class of CNN-based models, making them more transparent. Our approach - Gradient-weighted Class Activation Mapping (Grad-CAM), uses the gradients of any target concept, flowing into the final convolutional layer to produce a coarse localization map highlighting important regions in the image for predicting the concept. Grad-CAM is applicable to a wide variety of CNN model-families: (1) CNNs with fully-connected layers, (2) CNNs used for structured outputs, (3) CNNs used in tasks with multimodal inputs or reinforcement learning, without any architectural changes or re-training. We combine Grad-CAM with fine-grained visualizations to create a high-resolution class-discriminative visualization and apply it to off-the-shelf image classification, captioning, and visual question answering (VQA) models, including ResNet-based architectures. In the context of image classification models, our visualizations (a) lend insights into their failure modes, (b) are robust to adversarial images, (c) outperform previous methods on localization, (d) are more faithful to the underlying model and (e) help achieve generalization by identifying dataset bias. For captioning and VQA, we show that even non-attention based models can localize inputs. We devise a way to identify important neurons through Grad-CAM and combine it with neuron names to provide textual explanations for model decisions. Finally, we design and conduct human studies to measure if Grad-CAM helps users establish appropriate trust in predictions from models and show that Grad-CAM helps untrained users successfully discern a 'stronger' nodel from a 'weaker' one even when both make identical predictions. Our code is available at https://github.com/ramprs/grad-cam/, along with a demo at http://gradcam.cloudcv.org, and a video at youtu.be/COjUB9Izk6E.","container-title":"International Journal of Computer Vision","DOI":"10.1007/s11263-019-01228-7","ISSN":"0920-5691, 1573-1405","issue":"2","journalAbbreviation":"Int J Comput Vis","note":"arXiv:1610.02391 [cs]","page":"336-359","source":"arXiv.org","title":"Grad-CAM: Visual Explanations from Deep Networks via Gradient-based Localization","title-short":"Grad-CAM","volume":"128","author":[{"family":"Selvaraju","given":"Ramprasaath R."},{"family":"Cogswell","given":"Michael"},{"family":"Das","given":"Abhishek"},{"family":"Vedantam","given":"Ramakrishna"},{"family":"Parikh","given":"Devi"},{"family":"Batra","given":"Dhruv"}],"issued":{"date-parts":[["2020",2]]}}}],"schema":"https://github.com/citation-style-language/schema/raw/master/csl-citation.json"} </w:instrText>
      </w:r>
      <w:r w:rsidRPr="002D5717">
        <w:rPr>
          <w:rFonts w:ascii="Times New Roman" w:hAnsi="Times New Roman" w:cs="Times New Roman"/>
          <w:sz w:val="20"/>
          <w:szCs w:val="20"/>
        </w:rPr>
        <w:fldChar w:fldCharType="separate"/>
      </w:r>
      <w:r w:rsidR="000F3950" w:rsidRPr="000F3950">
        <w:rPr>
          <w:rFonts w:ascii="Times New Roman" w:hAnsi="Times New Roman" w:cs="Times New Roman"/>
          <w:sz w:val="20"/>
        </w:rPr>
        <w:t>[19]</w:t>
      </w:r>
      <w:r w:rsidRPr="002D5717">
        <w:rPr>
          <w:rFonts w:ascii="Times New Roman" w:hAnsi="Times New Roman" w:cs="Times New Roman"/>
          <w:sz w:val="20"/>
          <w:szCs w:val="20"/>
        </w:rPr>
        <w:fldChar w:fldCharType="end"/>
      </w:r>
      <w:r w:rsidRPr="002D5717">
        <w:rPr>
          <w:rFonts w:ascii="Times New Roman" w:hAnsi="Times New Roman" w:cs="Times New Roman"/>
          <w:sz w:val="20"/>
          <w:szCs w:val="20"/>
        </w:rPr>
        <w:t>. In the true positive and true negative cases of the texture CNN, the superimposed heat maps outline the relevant areas of high intensity. In other words, the network learned that the shape of these textures is an important feature. On the other hand, the B-frame slice CNN identifies the very bottom part of a slice as a key feature. This is consistent with the observation that lower optical attenuation in cancerous white matter leads to more uniform intensity throughout the slice. In non-cancerous tissues, the signal becomes significantly attenuated towards the bottom of the single-scattering region. Hence, the behavior of the network correlates to the underlying principles of OCT.</w:t>
      </w:r>
    </w:p>
    <w:p w14:paraId="3132B229" w14:textId="559B2849" w:rsidR="00A45E45" w:rsidRPr="002D5717" w:rsidRDefault="00A45E45" w:rsidP="002D5717">
      <w:pPr>
        <w:spacing w:before="120" w:after="0" w:line="240" w:lineRule="auto"/>
        <w:jc w:val="center"/>
        <w:rPr>
          <w:rFonts w:ascii="Times New Roman" w:hAnsi="Times New Roman" w:cs="Times New Roman"/>
          <w:sz w:val="20"/>
          <w:szCs w:val="20"/>
        </w:rPr>
      </w:pPr>
      <w:r w:rsidRPr="002D5717">
        <w:rPr>
          <w:rFonts w:ascii="Times New Roman" w:hAnsi="Times New Roman" w:cs="Times New Roman"/>
          <w:noProof/>
          <w:sz w:val="20"/>
          <w:szCs w:val="20"/>
          <w:lang w:eastAsia="zh-CN"/>
        </w:rPr>
        <w:drawing>
          <wp:inline distT="0" distB="0" distL="0" distR="0" wp14:anchorId="1DE2EEC4" wp14:editId="5567CF00">
            <wp:extent cx="3183255" cy="2242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83255" cy="2242820"/>
                    </a:xfrm>
                    <a:prstGeom prst="rect">
                      <a:avLst/>
                    </a:prstGeom>
                    <a:noFill/>
                    <a:ln>
                      <a:noFill/>
                    </a:ln>
                  </pic:spPr>
                </pic:pic>
              </a:graphicData>
            </a:graphic>
          </wp:inline>
        </w:drawing>
      </w:r>
    </w:p>
    <w:p w14:paraId="27088048" w14:textId="49E81FD8" w:rsidR="009F3240" w:rsidRPr="002D5717" w:rsidRDefault="00A45E45" w:rsidP="002D5717">
      <w:pPr>
        <w:pStyle w:val="Caption"/>
        <w:spacing w:before="120" w:after="0"/>
        <w:jc w:val="center"/>
        <w:rPr>
          <w:rFonts w:ascii="Times New Roman" w:hAnsi="Times New Roman" w:cs="Times New Roman"/>
          <w:color w:val="auto"/>
          <w:sz w:val="16"/>
          <w:szCs w:val="16"/>
        </w:rPr>
      </w:pPr>
      <w:bookmarkStart w:id="116" w:name="_Hlk115130955"/>
      <w:bookmarkStart w:id="117" w:name="_Hlk115130956"/>
      <w:r w:rsidRPr="002D5717">
        <w:rPr>
          <w:rFonts w:ascii="Times New Roman" w:hAnsi="Times New Roman" w:cs="Times New Roman"/>
          <w:color w:val="auto"/>
          <w:sz w:val="16"/>
          <w:szCs w:val="16"/>
        </w:rPr>
        <w:t xml:space="preserve">Figure </w:t>
      </w:r>
      <w:del w:id="118" w:author="ShuangHeng Wang" w:date="2022-11-23T12:54:00Z">
        <w:r w:rsidRPr="002D5717" w:rsidDel="009D2520">
          <w:rPr>
            <w:rFonts w:ascii="Times New Roman" w:hAnsi="Times New Roman" w:cs="Times New Roman"/>
            <w:color w:val="auto"/>
            <w:sz w:val="16"/>
            <w:szCs w:val="16"/>
          </w:rPr>
          <w:fldChar w:fldCharType="begin"/>
        </w:r>
        <w:r w:rsidRPr="002D5717" w:rsidDel="009D2520">
          <w:rPr>
            <w:rFonts w:ascii="Times New Roman" w:hAnsi="Times New Roman" w:cs="Times New Roman"/>
            <w:color w:val="auto"/>
            <w:sz w:val="16"/>
            <w:szCs w:val="16"/>
          </w:rPr>
          <w:delInstrText xml:space="preserve"> SEQ Figure \* ARABIC </w:delInstrText>
        </w:r>
        <w:r w:rsidRPr="002D5717" w:rsidDel="009D2520">
          <w:rPr>
            <w:rFonts w:ascii="Times New Roman" w:hAnsi="Times New Roman" w:cs="Times New Roman"/>
            <w:color w:val="auto"/>
            <w:sz w:val="16"/>
            <w:szCs w:val="16"/>
          </w:rPr>
          <w:fldChar w:fldCharType="separate"/>
        </w:r>
        <w:r w:rsidR="009C5512" w:rsidDel="009D2520">
          <w:rPr>
            <w:rFonts w:ascii="Times New Roman" w:hAnsi="Times New Roman" w:cs="Times New Roman"/>
            <w:noProof/>
            <w:color w:val="auto"/>
            <w:sz w:val="16"/>
            <w:szCs w:val="16"/>
          </w:rPr>
          <w:delText>3</w:delText>
        </w:r>
        <w:r w:rsidRPr="002D5717" w:rsidDel="009D2520">
          <w:rPr>
            <w:rFonts w:ascii="Times New Roman" w:hAnsi="Times New Roman" w:cs="Times New Roman"/>
            <w:color w:val="auto"/>
            <w:sz w:val="16"/>
            <w:szCs w:val="16"/>
          </w:rPr>
          <w:fldChar w:fldCharType="end"/>
        </w:r>
      </w:del>
      <w:ins w:id="119" w:author="ShuangHeng Wang" w:date="2022-11-23T12:54:00Z">
        <w:r w:rsidR="009D2520">
          <w:rPr>
            <w:rFonts w:ascii="Times New Roman" w:hAnsi="Times New Roman" w:cs="Times New Roman"/>
            <w:color w:val="auto"/>
            <w:sz w:val="16"/>
            <w:szCs w:val="16"/>
          </w:rPr>
          <w:t>4</w:t>
        </w:r>
      </w:ins>
      <w:r w:rsidRPr="002D5717">
        <w:rPr>
          <w:rFonts w:ascii="Times New Roman" w:hAnsi="Times New Roman" w:cs="Times New Roman"/>
          <w:color w:val="auto"/>
          <w:sz w:val="16"/>
          <w:szCs w:val="16"/>
        </w:rPr>
        <w:t>. Grad-CAM visualizations. The positive case indicates the presence of cancer while the negative case indicates the absence of cancer. In the textures, the network has identified the shape as a key feature. In the B-frame slices, the bottom/deeper region of the frame is learned as a distinguishing feature.</w:t>
      </w:r>
      <w:bookmarkEnd w:id="116"/>
      <w:bookmarkEnd w:id="117"/>
    </w:p>
    <w:p w14:paraId="29F4505A" w14:textId="35480585" w:rsidR="008D5DA5" w:rsidRPr="002D5717" w:rsidRDefault="008D5DA5" w:rsidP="002D5717">
      <w:pPr>
        <w:pStyle w:val="08SectionHeader10"/>
        <w:numPr>
          <w:ilvl w:val="0"/>
          <w:numId w:val="5"/>
        </w:numPr>
        <w:rPr>
          <w:rFonts w:ascii="Times New Roman" w:hAnsi="Times New Roman" w:cs="Times New Roman"/>
        </w:rPr>
      </w:pPr>
      <w:r w:rsidRPr="002D5717">
        <w:rPr>
          <w:rFonts w:ascii="Times New Roman" w:hAnsi="Times New Roman" w:cs="Times New Roman"/>
        </w:rPr>
        <w:t>Conclusion</w:t>
      </w:r>
    </w:p>
    <w:p w14:paraId="16E78760" w14:textId="48A68C5A" w:rsidR="008D5DA5" w:rsidRPr="002D5717" w:rsidDel="00566054" w:rsidRDefault="008D5DA5" w:rsidP="002D5717">
      <w:pPr>
        <w:pStyle w:val="08SectionHeader1"/>
        <w:numPr>
          <w:ilvl w:val="0"/>
          <w:numId w:val="0"/>
        </w:numPr>
        <w:jc w:val="both"/>
        <w:rPr>
          <w:del w:id="120" w:author="ShuangHeng Wang" w:date="2022-11-13T00:34:00Z"/>
          <w:rFonts w:ascii="Times New Roman" w:hAnsi="Times New Roman" w:cs="Times New Roman"/>
          <w:b w:val="0"/>
          <w:bCs/>
        </w:rPr>
      </w:pPr>
      <w:r w:rsidRPr="002D5717">
        <w:rPr>
          <w:rFonts w:ascii="Times New Roman" w:hAnsi="Times New Roman" w:cs="Times New Roman"/>
          <w:b w:val="0"/>
          <w:bCs/>
        </w:rPr>
        <w:t xml:space="preserve">A deep network cancer detector capable of producing accurate segmentation maps in real-time has been presented in this paper. Specifically, the ensemble model comprising a texture CNN and a B-frame CNN has been designed and validated to be sensitive, specific, fast, stable, interpretable, and superior to its individual components alone. </w:t>
      </w:r>
      <w:ins w:id="121" w:author="ShuangHeng Wang" w:date="2022-11-13T00:32:00Z">
        <w:r w:rsidR="0005523C">
          <w:rPr>
            <w:rFonts w:ascii="Times New Roman" w:hAnsi="Times New Roman" w:cs="Times New Roman"/>
            <w:b w:val="0"/>
            <w:bCs/>
          </w:rPr>
          <w:t>In terms of raw performance, the results are comparable to our</w:t>
        </w:r>
      </w:ins>
      <w:ins w:id="122" w:author="ShuangHeng Wang" w:date="2022-11-13T00:28:00Z">
        <w:r w:rsidR="00F27869">
          <w:rPr>
            <w:rFonts w:ascii="Times New Roman" w:hAnsi="Times New Roman" w:cs="Times New Roman"/>
            <w:b w:val="0"/>
            <w:bCs/>
          </w:rPr>
          <w:t xml:space="preserve"> </w:t>
        </w:r>
      </w:ins>
      <w:ins w:id="123" w:author="ShuangHeng Wang" w:date="2022-11-13T00:32:00Z">
        <w:r w:rsidR="0005523C">
          <w:rPr>
            <w:rFonts w:ascii="Times New Roman" w:hAnsi="Times New Roman" w:cs="Times New Roman"/>
            <w:b w:val="0"/>
            <w:bCs/>
          </w:rPr>
          <w:t xml:space="preserve">previous </w:t>
        </w:r>
      </w:ins>
      <w:ins w:id="124" w:author="ShuangHeng Wang" w:date="2022-11-13T00:28:00Z">
        <w:r w:rsidR="00F27869">
          <w:rPr>
            <w:rFonts w:ascii="Times New Roman" w:hAnsi="Times New Roman" w:cs="Times New Roman"/>
            <w:b w:val="0"/>
            <w:bCs/>
          </w:rPr>
          <w:t>attenuation</w:t>
        </w:r>
      </w:ins>
      <w:ins w:id="125" w:author="ShuangHeng Wang" w:date="2022-11-13T00:35:00Z">
        <w:r w:rsidR="00DF4DEF">
          <w:rPr>
            <w:rFonts w:ascii="Times New Roman" w:hAnsi="Times New Roman" w:cs="Times New Roman"/>
            <w:b w:val="0"/>
            <w:bCs/>
          </w:rPr>
          <w:t>-based</w:t>
        </w:r>
      </w:ins>
      <w:ins w:id="126" w:author="ShuangHeng Wang" w:date="2022-11-13T00:28:00Z">
        <w:r w:rsidR="00F27869">
          <w:rPr>
            <w:rFonts w:ascii="Times New Roman" w:hAnsi="Times New Roman" w:cs="Times New Roman"/>
            <w:b w:val="0"/>
            <w:bCs/>
          </w:rPr>
          <w:t xml:space="preserve"> </w:t>
        </w:r>
      </w:ins>
      <w:ins w:id="127" w:author="ShuangHeng Wang" w:date="2022-11-13T00:32:00Z">
        <w:r w:rsidR="0005523C">
          <w:rPr>
            <w:rFonts w:ascii="Times New Roman" w:hAnsi="Times New Roman" w:cs="Times New Roman"/>
            <w:b w:val="0"/>
            <w:bCs/>
          </w:rPr>
          <w:t>methods</w:t>
        </w:r>
      </w:ins>
      <w:ins w:id="128" w:author="ShuangHeng Wang" w:date="2022-11-13T00:28:00Z">
        <w:r w:rsidR="00F27869">
          <w:rPr>
            <w:rFonts w:ascii="Times New Roman" w:hAnsi="Times New Roman" w:cs="Times New Roman"/>
            <w:b w:val="0"/>
            <w:bCs/>
          </w:rPr>
          <w:t xml:space="preserve"> which </w:t>
        </w:r>
      </w:ins>
      <w:ins w:id="129" w:author="ShuangHeng Wang" w:date="2022-11-13T00:32:00Z">
        <w:r w:rsidR="00351251">
          <w:rPr>
            <w:rFonts w:ascii="Times New Roman" w:hAnsi="Times New Roman" w:cs="Times New Roman"/>
            <w:b w:val="0"/>
            <w:bCs/>
          </w:rPr>
          <w:t>is</w:t>
        </w:r>
      </w:ins>
      <w:ins w:id="130" w:author="ShuangHeng Wang" w:date="2022-11-13T00:33:00Z">
        <w:r w:rsidR="00351251">
          <w:rPr>
            <w:rFonts w:ascii="Times New Roman" w:hAnsi="Times New Roman" w:cs="Times New Roman"/>
            <w:b w:val="0"/>
            <w:bCs/>
          </w:rPr>
          <w:t xml:space="preserve"> between </w:t>
        </w:r>
      </w:ins>
      <w:ins w:id="131" w:author="ShuangHeng Wang" w:date="2022-11-13T00:31:00Z">
        <w:r w:rsidR="00D15DAE">
          <w:rPr>
            <w:rFonts w:ascii="Times New Roman" w:hAnsi="Times New Roman" w:cs="Times New Roman"/>
            <w:b w:val="0"/>
            <w:bCs/>
          </w:rPr>
          <w:t xml:space="preserve">92-100% </w:t>
        </w:r>
      </w:ins>
      <w:ins w:id="132" w:author="ShuangHeng Wang" w:date="2022-11-13T00:33:00Z">
        <w:r w:rsidR="00351251">
          <w:rPr>
            <w:rFonts w:ascii="Times New Roman" w:hAnsi="Times New Roman" w:cs="Times New Roman"/>
            <w:b w:val="0"/>
            <w:bCs/>
          </w:rPr>
          <w:t xml:space="preserve">sensitive </w:t>
        </w:r>
      </w:ins>
      <w:ins w:id="133" w:author="ShuangHeng Wang" w:date="2022-11-13T00:31:00Z">
        <w:r w:rsidR="00D15DAE">
          <w:rPr>
            <w:rFonts w:ascii="Times New Roman" w:hAnsi="Times New Roman" w:cs="Times New Roman"/>
            <w:b w:val="0"/>
            <w:bCs/>
          </w:rPr>
          <w:t xml:space="preserve">and </w:t>
        </w:r>
      </w:ins>
      <w:ins w:id="134" w:author="ShuangHeng Wang" w:date="2022-11-13T00:33:00Z">
        <w:r w:rsidR="00351251">
          <w:rPr>
            <w:rFonts w:ascii="Times New Roman" w:hAnsi="Times New Roman" w:cs="Times New Roman"/>
            <w:b w:val="0"/>
            <w:bCs/>
          </w:rPr>
          <w:t xml:space="preserve">between </w:t>
        </w:r>
      </w:ins>
      <w:ins w:id="135" w:author="ShuangHeng Wang" w:date="2022-11-13T00:31:00Z">
        <w:r w:rsidR="00D15DAE">
          <w:rPr>
            <w:rFonts w:ascii="Times New Roman" w:hAnsi="Times New Roman" w:cs="Times New Roman"/>
            <w:b w:val="0"/>
            <w:bCs/>
          </w:rPr>
          <w:t xml:space="preserve">80-100% </w:t>
        </w:r>
      </w:ins>
      <w:ins w:id="136" w:author="ShuangHeng Wang" w:date="2022-11-13T00:33:00Z">
        <w:r w:rsidR="00351251">
          <w:rPr>
            <w:rFonts w:ascii="Times New Roman" w:hAnsi="Times New Roman" w:cs="Times New Roman"/>
            <w:b w:val="0"/>
            <w:bCs/>
          </w:rPr>
          <w:t xml:space="preserve">specific </w:t>
        </w:r>
      </w:ins>
      <w:ins w:id="137" w:author="ShuangHeng Wang" w:date="2022-11-13T00:31:00Z">
        <w:r w:rsidR="00D15DAE">
          <w:rPr>
            <w:rFonts w:ascii="Times New Roman" w:hAnsi="Times New Roman" w:cs="Times New Roman"/>
            <w:b w:val="0"/>
            <w:bCs/>
          </w:rPr>
          <w:t xml:space="preserve">depending on the </w:t>
        </w:r>
      </w:ins>
      <w:ins w:id="138" w:author="ShuangHeng Wang" w:date="2022-11-13T00:33:00Z">
        <w:r w:rsidR="00351251">
          <w:rPr>
            <w:rFonts w:ascii="Times New Roman" w:hAnsi="Times New Roman" w:cs="Times New Roman"/>
            <w:b w:val="0"/>
            <w:bCs/>
          </w:rPr>
          <w:t xml:space="preserve">selected threshold </w:t>
        </w:r>
      </w:ins>
      <w:r w:rsidR="00351251">
        <w:rPr>
          <w:rFonts w:ascii="Times New Roman" w:hAnsi="Times New Roman" w:cs="Times New Roman"/>
          <w:bCs/>
        </w:rPr>
        <w:fldChar w:fldCharType="begin"/>
      </w:r>
      <w:r w:rsidR="00A93C8A">
        <w:rPr>
          <w:rFonts w:ascii="Times New Roman" w:hAnsi="Times New Roman" w:cs="Times New Roman"/>
          <w:b w:val="0"/>
          <w:bCs/>
        </w:rPr>
        <w:instrText xml:space="preserve"> ADDIN ZOTERO_ITEM CSL_CITATION {"citationID":"QJJqMnrK","properties":{"formattedCitation":"[9]","plainCitation":"[9]","noteIndex":0},"citationItems":[{"id":144,"uris":["http://zotero.org/users/local/BYpkgyKc/items/PUA3TFGZ"],"itemData":{"id":144,"type":"article-journal","abstract":"More complete brain cancer resection can prolong survival and delay recurrence. However, it is challenging to distinguish cancer from non-cancer tissues intraoperatively, especially at the transitional, infiltrative zones. This is especially critical in eloquent regions (e.g. speech and motor areas). This study tested the feasibility of label-free, quantitative optical coherence tomography (OCT) for differentiating cancer from non-cancer in human brain tissues. Fresh ex vivo human brain tissues were obtained from 32 patients with grades II-IV brain cancer and 5 patients with non-cancer brain pathologies. Based on volumetric OCT imaging data, pathologically confirmed brain cancer tissues (both high-grade and low-grade) had significantly lower optical attenuation values at both cancer core and infiltrated zones when compared with non-cancer white matter, and OCT achieved high sensitivity and specificity at an attenuation threshold of 5.5 mm-1 for brain cancer patients. We also used this attenuation threshold to confirm the intraoperative feasibility of performing in vivo OCT-guided surgery using a murine model harboring human brain cancer. Our OCT system was capable of processing and displaying a color-coded optical property map in real time at a rate of 110-215 frames per second, or 1.2-2.4 seconds for an 8-16 mm3 tissue volume, thus providing direct visual cues for cancer versus non-cancer areas. Our study demonstrates the translational and practical potential of OCT in differentiating cancer from non-cancer tissue. Its intraoperative use may facilitate safe and extensive resection of infiltrative brain cancers and consequently lead to improved outcomes when compared with current clinical standards.","container-title":"Science translational medicine","DOI":"10.1126/scitranslmed.3010611","ISSN":"1946-6234","issue":"292","journalAbbreviation":"Sci Transl Med","note":"PMID: 26084803\nPMCID: PMC4482228","page":"292ra100","source":"PubMed Central","title":"Detection of Human Brain Cancer Infiltration ex vivo and in vivo Using Quantitative Optical Coherence Tomography","volume":"7","author":[{"family":"Kut","given":"Carmen"},{"family":"Chaichana","given":"Kaisorn L."},{"family":"Xi","given":"Jiefeng"},{"family":"Raza","given":"Shaan M."},{"family":"Ye","given":"Xiaobu"},{"family":"McVeigh","given":"Elliot R."},{"family":"Rodriguez","given":"Fausto J."},{"family":"Quinones-Hinojosa","given":"Alfredo"},{"family":"Li","given":"Xingde"}],"issued":{"date-parts":[["2015",6,17]]}}}],"schema":"https://github.com/citation-style-language/schema/raw/master/csl-citation.json"} </w:instrText>
      </w:r>
      <w:r w:rsidR="00351251">
        <w:rPr>
          <w:rFonts w:ascii="Times New Roman" w:hAnsi="Times New Roman" w:cs="Times New Roman"/>
          <w:bCs/>
        </w:rPr>
        <w:fldChar w:fldCharType="separate"/>
      </w:r>
      <w:r w:rsidR="00A93C8A" w:rsidRPr="00A93C8A">
        <w:rPr>
          <w:rFonts w:ascii="Times New Roman" w:hAnsi="Times New Roman" w:cs="Times New Roman"/>
        </w:rPr>
        <w:t>[9]</w:t>
      </w:r>
      <w:r w:rsidR="00351251">
        <w:rPr>
          <w:rFonts w:ascii="Times New Roman" w:hAnsi="Times New Roman" w:cs="Times New Roman"/>
          <w:bCs/>
        </w:rPr>
        <w:fldChar w:fldCharType="end"/>
      </w:r>
      <w:ins w:id="139" w:author="ShuangHeng Wang" w:date="2022-11-13T00:33:00Z">
        <w:r w:rsidR="00351251">
          <w:rPr>
            <w:rFonts w:ascii="Times New Roman" w:hAnsi="Times New Roman" w:cs="Times New Roman"/>
            <w:b w:val="0"/>
            <w:bCs/>
          </w:rPr>
          <w:t xml:space="preserve">. </w:t>
        </w:r>
      </w:ins>
      <w:ins w:id="140" w:author="ShuangHeng Wang" w:date="2022-11-13T00:34:00Z">
        <w:r w:rsidR="00566054">
          <w:rPr>
            <w:rFonts w:ascii="Times New Roman" w:hAnsi="Times New Roman" w:cs="Times New Roman"/>
            <w:b w:val="0"/>
            <w:bCs/>
          </w:rPr>
          <w:t xml:space="preserve">For this reason, </w:t>
        </w:r>
      </w:ins>
    </w:p>
    <w:p w14:paraId="15F9BC90" w14:textId="28679DEB" w:rsidR="00566054" w:rsidRDefault="008D5DA5" w:rsidP="00566054">
      <w:pPr>
        <w:pStyle w:val="08SectionHeader1"/>
        <w:numPr>
          <w:ilvl w:val="0"/>
          <w:numId w:val="0"/>
        </w:numPr>
        <w:jc w:val="both"/>
        <w:rPr>
          <w:ins w:id="141" w:author="ShuangHeng Wang" w:date="2022-11-13T00:34:00Z"/>
          <w:rFonts w:ascii="Times New Roman" w:hAnsi="Times New Roman" w:cs="Times New Roman"/>
          <w:b w:val="0"/>
          <w:bCs/>
        </w:rPr>
      </w:pPr>
      <w:del w:id="142" w:author="ShuangHeng Wang" w:date="2022-11-13T00:34:00Z">
        <w:r w:rsidRPr="002D5717" w:rsidDel="00566054">
          <w:rPr>
            <w:rFonts w:ascii="Times New Roman" w:hAnsi="Times New Roman" w:cs="Times New Roman"/>
            <w:b w:val="0"/>
            <w:bCs/>
          </w:rPr>
          <w:delText xml:space="preserve">Although </w:delText>
        </w:r>
      </w:del>
      <w:r w:rsidRPr="002D5717">
        <w:rPr>
          <w:rFonts w:ascii="Times New Roman" w:hAnsi="Times New Roman" w:cs="Times New Roman"/>
          <w:b w:val="0"/>
          <w:bCs/>
        </w:rPr>
        <w:t xml:space="preserve">single parameter </w:t>
      </w:r>
      <w:del w:id="143" w:author="ShuangHeng Wang" w:date="2022-11-13T00:35:00Z">
        <w:r w:rsidRPr="002D5717" w:rsidDel="00DF4DEF">
          <w:rPr>
            <w:rFonts w:ascii="Times New Roman" w:hAnsi="Times New Roman" w:cs="Times New Roman"/>
            <w:b w:val="0"/>
            <w:bCs/>
          </w:rPr>
          <w:delText xml:space="preserve">methods like </w:delText>
        </w:r>
      </w:del>
      <w:r w:rsidRPr="002D5717">
        <w:rPr>
          <w:rFonts w:ascii="Times New Roman" w:hAnsi="Times New Roman" w:cs="Times New Roman"/>
          <w:b w:val="0"/>
          <w:bCs/>
        </w:rPr>
        <w:t xml:space="preserve">attenuation thresholding </w:t>
      </w:r>
      <w:ins w:id="144" w:author="ShuangHeng Wang" w:date="2022-11-13T00:35:00Z">
        <w:r w:rsidR="00DF4DEF">
          <w:rPr>
            <w:rFonts w:ascii="Times New Roman" w:hAnsi="Times New Roman" w:cs="Times New Roman"/>
            <w:b w:val="0"/>
            <w:bCs/>
          </w:rPr>
          <w:t xml:space="preserve">methods </w:t>
        </w:r>
      </w:ins>
      <w:r w:rsidRPr="002D5717">
        <w:rPr>
          <w:rFonts w:ascii="Times New Roman" w:hAnsi="Times New Roman" w:cs="Times New Roman"/>
          <w:b w:val="0"/>
          <w:bCs/>
        </w:rPr>
        <w:t>remain attractive for their clear explainability</w:t>
      </w:r>
      <w:ins w:id="145" w:author="ShuangHeng Wang" w:date="2022-11-13T00:34:00Z">
        <w:r w:rsidR="00566054">
          <w:rPr>
            <w:rFonts w:ascii="Times New Roman" w:hAnsi="Times New Roman" w:cs="Times New Roman"/>
            <w:b w:val="0"/>
            <w:bCs/>
          </w:rPr>
          <w:t xml:space="preserve">. </w:t>
        </w:r>
      </w:ins>
      <w:ins w:id="146" w:author="ShuangHeng Wang" w:date="2022-11-13T00:35:00Z">
        <w:r w:rsidR="00DF4DEF">
          <w:rPr>
            <w:rFonts w:ascii="Times New Roman" w:hAnsi="Times New Roman" w:cs="Times New Roman"/>
            <w:b w:val="0"/>
            <w:bCs/>
          </w:rPr>
          <w:t>However,</w:t>
        </w:r>
      </w:ins>
    </w:p>
    <w:p w14:paraId="6217CE8F" w14:textId="26FFBA3B" w:rsidR="008D5DA5" w:rsidRPr="002D5717" w:rsidRDefault="008D5DA5">
      <w:pPr>
        <w:pStyle w:val="08SectionHeader1"/>
        <w:numPr>
          <w:ilvl w:val="0"/>
          <w:numId w:val="0"/>
        </w:numPr>
        <w:jc w:val="both"/>
        <w:rPr>
          <w:rFonts w:ascii="Times New Roman" w:hAnsi="Times New Roman" w:cs="Times New Roman"/>
          <w:b w:val="0"/>
          <w:bCs/>
        </w:rPr>
        <w:pPrChange w:id="147" w:author="ShuangHeng Wang" w:date="2022-11-13T00:34:00Z">
          <w:pPr>
            <w:pStyle w:val="08SectionHeader1"/>
            <w:numPr>
              <w:numId w:val="0"/>
            </w:numPr>
            <w:spacing w:before="0"/>
            <w:ind w:left="0" w:firstLine="274"/>
            <w:jc w:val="both"/>
          </w:pPr>
        </w:pPrChange>
      </w:pPr>
      <w:del w:id="148" w:author="ShuangHeng Wang" w:date="2022-11-13T00:34:00Z">
        <w:r w:rsidRPr="002D5717" w:rsidDel="00566054">
          <w:rPr>
            <w:rFonts w:ascii="Times New Roman" w:hAnsi="Times New Roman" w:cs="Times New Roman"/>
            <w:b w:val="0"/>
            <w:bCs/>
          </w:rPr>
          <w:delText xml:space="preserve">, </w:delText>
        </w:r>
      </w:del>
      <w:r w:rsidRPr="002D5717">
        <w:rPr>
          <w:rFonts w:ascii="Times New Roman" w:hAnsi="Times New Roman" w:cs="Times New Roman"/>
          <w:b w:val="0"/>
          <w:bCs/>
        </w:rPr>
        <w:t xml:space="preserve">deep learning models are quickly approaching a point where they can </w:t>
      </w:r>
      <w:del w:id="149" w:author="ShuangHeng Wang" w:date="2022-11-13T00:36:00Z">
        <w:r w:rsidRPr="002D5717" w:rsidDel="00DF4DEF">
          <w:rPr>
            <w:rFonts w:ascii="Times New Roman" w:hAnsi="Times New Roman" w:cs="Times New Roman"/>
            <w:b w:val="0"/>
            <w:bCs/>
          </w:rPr>
          <w:delText>be just as or even more</w:delText>
        </w:r>
      </w:del>
      <w:ins w:id="150" w:author="ShuangHeng Wang" w:date="2022-11-13T00:36:00Z">
        <w:r w:rsidR="00DF4DEF">
          <w:rPr>
            <w:rFonts w:ascii="Times New Roman" w:hAnsi="Times New Roman" w:cs="Times New Roman"/>
            <w:b w:val="0"/>
            <w:bCs/>
          </w:rPr>
          <w:t>be even more</w:t>
        </w:r>
      </w:ins>
      <w:r w:rsidRPr="002D5717">
        <w:rPr>
          <w:rFonts w:ascii="Times New Roman" w:hAnsi="Times New Roman" w:cs="Times New Roman"/>
          <w:b w:val="0"/>
          <w:bCs/>
        </w:rPr>
        <w:t xml:space="preserve"> robust</w:t>
      </w:r>
      <w:ins w:id="151" w:author="ShuangHeng Wang" w:date="2022-11-13T00:36:00Z">
        <w:r w:rsidR="000708AB">
          <w:rPr>
            <w:rFonts w:ascii="Times New Roman" w:hAnsi="Times New Roman" w:cs="Times New Roman"/>
            <w:b w:val="0"/>
            <w:bCs/>
          </w:rPr>
          <w:t>. For example, in this study, we</w:t>
        </w:r>
      </w:ins>
      <w:del w:id="152" w:author="ShuangHeng Wang" w:date="2022-11-13T00:36:00Z">
        <w:r w:rsidRPr="002D5717" w:rsidDel="000708AB">
          <w:rPr>
            <w:rFonts w:ascii="Times New Roman" w:hAnsi="Times New Roman" w:cs="Times New Roman"/>
            <w:b w:val="0"/>
            <w:bCs/>
          </w:rPr>
          <w:delText>, as we have demonstrated</w:delText>
        </w:r>
      </w:del>
      <w:ins w:id="153" w:author="ShuangHeng Wang" w:date="2022-11-13T00:36:00Z">
        <w:r w:rsidR="000708AB">
          <w:rPr>
            <w:rFonts w:ascii="Times New Roman" w:hAnsi="Times New Roman" w:cs="Times New Roman"/>
            <w:b w:val="0"/>
            <w:bCs/>
          </w:rPr>
          <w:t xml:space="preserve"> demonstrate</w:t>
        </w:r>
      </w:ins>
      <w:ins w:id="154" w:author="Xingde" w:date="2022-11-21T23:00:00Z">
        <w:r w:rsidR="000A023A">
          <w:rPr>
            <w:rFonts w:ascii="Times New Roman" w:hAnsi="Times New Roman" w:cs="Times New Roman"/>
            <w:b w:val="0"/>
            <w:bCs/>
          </w:rPr>
          <w:t>d</w:t>
        </w:r>
      </w:ins>
      <w:ins w:id="155" w:author="ShuangHeng Wang" w:date="2022-11-13T00:36:00Z">
        <w:r w:rsidR="000708AB">
          <w:rPr>
            <w:rFonts w:ascii="Times New Roman" w:hAnsi="Times New Roman" w:cs="Times New Roman"/>
            <w:b w:val="0"/>
            <w:bCs/>
          </w:rPr>
          <w:t xml:space="preserve"> the ability to det</w:t>
        </w:r>
      </w:ins>
      <w:ins w:id="156" w:author="ShuangHeng Wang" w:date="2022-11-13T00:37:00Z">
        <w:r w:rsidR="000708AB">
          <w:rPr>
            <w:rFonts w:ascii="Times New Roman" w:hAnsi="Times New Roman" w:cs="Times New Roman"/>
            <w:b w:val="0"/>
            <w:bCs/>
          </w:rPr>
          <w:t xml:space="preserve">ect cancer without </w:t>
        </w:r>
        <w:r w:rsidR="002F4903">
          <w:rPr>
            <w:rFonts w:ascii="Times New Roman" w:hAnsi="Times New Roman" w:cs="Times New Roman"/>
            <w:b w:val="0"/>
            <w:bCs/>
          </w:rPr>
          <w:t>reference phantom normalization</w:t>
        </w:r>
      </w:ins>
      <w:r w:rsidRPr="002D5717">
        <w:rPr>
          <w:rFonts w:ascii="Times New Roman" w:hAnsi="Times New Roman" w:cs="Times New Roman"/>
          <w:b w:val="0"/>
          <w:bCs/>
        </w:rPr>
        <w:t xml:space="preserve">. Deep learning approaches </w:t>
      </w:r>
      <w:ins w:id="157" w:author="ShuangHeng Wang" w:date="2022-11-13T00:37:00Z">
        <w:r w:rsidR="002E232E">
          <w:rPr>
            <w:rFonts w:ascii="Times New Roman" w:hAnsi="Times New Roman" w:cs="Times New Roman"/>
            <w:b w:val="0"/>
            <w:bCs/>
          </w:rPr>
          <w:t xml:space="preserve">for OCT-based brain cancer detection </w:t>
        </w:r>
      </w:ins>
      <w:r w:rsidRPr="002D5717">
        <w:rPr>
          <w:rFonts w:ascii="Times New Roman" w:hAnsi="Times New Roman" w:cs="Times New Roman"/>
          <w:b w:val="0"/>
          <w:bCs/>
        </w:rPr>
        <w:t>also have the potential to</w:t>
      </w:r>
      <w:ins w:id="158" w:author="ShuangHeng Wang" w:date="2022-11-13T00:36:00Z">
        <w:r w:rsidR="000708AB">
          <w:rPr>
            <w:rFonts w:ascii="Times New Roman" w:hAnsi="Times New Roman" w:cs="Times New Roman"/>
            <w:b w:val="0"/>
            <w:bCs/>
          </w:rPr>
          <w:t xml:space="preserve"> </w:t>
        </w:r>
      </w:ins>
      <w:ins w:id="159" w:author="ShuangHeng Wang" w:date="2022-11-13T00:37:00Z">
        <w:r w:rsidR="002E232E">
          <w:rPr>
            <w:rFonts w:ascii="Times New Roman" w:hAnsi="Times New Roman" w:cs="Times New Roman"/>
            <w:b w:val="0"/>
            <w:bCs/>
          </w:rPr>
          <w:t>be invariant to surfac</w:t>
        </w:r>
      </w:ins>
      <w:ins w:id="160" w:author="ShuangHeng Wang" w:date="2022-11-13T00:38:00Z">
        <w:r w:rsidR="002E232E">
          <w:rPr>
            <w:rFonts w:ascii="Times New Roman" w:hAnsi="Times New Roman" w:cs="Times New Roman"/>
            <w:b w:val="0"/>
            <w:bCs/>
          </w:rPr>
          <w:t>e position and focal depth</w:t>
        </w:r>
        <w:r w:rsidR="0092517B">
          <w:rPr>
            <w:rFonts w:ascii="Times New Roman" w:hAnsi="Times New Roman" w:cs="Times New Roman"/>
            <w:b w:val="0"/>
            <w:bCs/>
          </w:rPr>
          <w:t xml:space="preserve">, which would be highly advantageous and worthy of investigation in </w:t>
        </w:r>
        <w:del w:id="161" w:author="Xingde" w:date="2022-11-21T23:00:00Z">
          <w:r w:rsidR="0092517B" w:rsidDel="000A023A">
            <w:rPr>
              <w:rFonts w:ascii="Times New Roman" w:hAnsi="Times New Roman" w:cs="Times New Roman"/>
              <w:b w:val="0"/>
              <w:bCs/>
            </w:rPr>
            <w:delText xml:space="preserve">a </w:delText>
          </w:r>
        </w:del>
        <w:r w:rsidR="0092517B">
          <w:rPr>
            <w:rFonts w:ascii="Times New Roman" w:hAnsi="Times New Roman" w:cs="Times New Roman"/>
            <w:b w:val="0"/>
            <w:bCs/>
          </w:rPr>
          <w:t>further stud</w:t>
        </w:r>
      </w:ins>
      <w:ins w:id="162" w:author="Xingde" w:date="2022-11-21T23:00:00Z">
        <w:r w:rsidR="000A023A">
          <w:rPr>
            <w:rFonts w:ascii="Times New Roman" w:hAnsi="Times New Roman" w:cs="Times New Roman"/>
            <w:b w:val="0"/>
            <w:bCs/>
          </w:rPr>
          <w:t>ies</w:t>
        </w:r>
      </w:ins>
      <w:ins w:id="163" w:author="ShuangHeng Wang" w:date="2022-11-13T00:38:00Z">
        <w:del w:id="164" w:author="Xingde" w:date="2022-11-21T23:00:00Z">
          <w:r w:rsidR="0092517B" w:rsidDel="000A023A">
            <w:rPr>
              <w:rFonts w:ascii="Times New Roman" w:hAnsi="Times New Roman" w:cs="Times New Roman"/>
              <w:b w:val="0"/>
              <w:bCs/>
            </w:rPr>
            <w:delText>y</w:delText>
          </w:r>
        </w:del>
        <w:r w:rsidR="0092517B">
          <w:rPr>
            <w:rFonts w:ascii="Times New Roman" w:hAnsi="Times New Roman" w:cs="Times New Roman"/>
            <w:b w:val="0"/>
            <w:bCs/>
          </w:rPr>
          <w:t xml:space="preserve">. Additionally, </w:t>
        </w:r>
      </w:ins>
      <w:del w:id="165" w:author="ShuangHeng Wang" w:date="2022-11-13T00:38:00Z">
        <w:r w:rsidRPr="002D5717" w:rsidDel="0092517B">
          <w:rPr>
            <w:rFonts w:ascii="Times New Roman" w:hAnsi="Times New Roman" w:cs="Times New Roman"/>
            <w:b w:val="0"/>
            <w:bCs/>
          </w:rPr>
          <w:delText xml:space="preserve"> </w:delText>
        </w:r>
      </w:del>
      <w:r w:rsidRPr="002D5717">
        <w:rPr>
          <w:rFonts w:ascii="Times New Roman" w:hAnsi="Times New Roman" w:cs="Times New Roman"/>
          <w:b w:val="0"/>
          <w:bCs/>
        </w:rPr>
        <w:t>differentiat</w:t>
      </w:r>
      <w:ins w:id="166" w:author="ShuangHeng Wang" w:date="2022-11-13T00:38:00Z">
        <w:r w:rsidR="0092517B">
          <w:rPr>
            <w:rFonts w:ascii="Times New Roman" w:hAnsi="Times New Roman" w:cs="Times New Roman"/>
            <w:b w:val="0"/>
            <w:bCs/>
          </w:rPr>
          <w:t>ion</w:t>
        </w:r>
      </w:ins>
      <w:del w:id="167" w:author="ShuangHeng Wang" w:date="2022-11-13T00:38:00Z">
        <w:r w:rsidRPr="002D5717" w:rsidDel="0092517B">
          <w:rPr>
            <w:rFonts w:ascii="Times New Roman" w:hAnsi="Times New Roman" w:cs="Times New Roman"/>
            <w:b w:val="0"/>
            <w:bCs/>
          </w:rPr>
          <w:delText>e</w:delText>
        </w:r>
      </w:del>
      <w:r w:rsidRPr="002D5717">
        <w:rPr>
          <w:rFonts w:ascii="Times New Roman" w:hAnsi="Times New Roman" w:cs="Times New Roman"/>
          <w:b w:val="0"/>
          <w:bCs/>
        </w:rPr>
        <w:t xml:space="preserve"> between low and high-grade cancers as well as between cancers in white or grey matter </w:t>
      </w:r>
      <w:ins w:id="168" w:author="ShuangHeng Wang" w:date="2022-11-13T00:38:00Z">
        <w:r w:rsidR="0092517B">
          <w:rPr>
            <w:rFonts w:ascii="Times New Roman" w:hAnsi="Times New Roman" w:cs="Times New Roman"/>
            <w:b w:val="0"/>
            <w:bCs/>
          </w:rPr>
          <w:t xml:space="preserve">may be possible </w:t>
        </w:r>
      </w:ins>
      <w:r w:rsidRPr="002D5717">
        <w:rPr>
          <w:rFonts w:ascii="Times New Roman" w:hAnsi="Times New Roman" w:cs="Times New Roman"/>
          <w:b w:val="0"/>
          <w:bCs/>
        </w:rPr>
        <w:t xml:space="preserve">based on </w:t>
      </w:r>
      <w:ins w:id="169" w:author="ShuangHeng Wang" w:date="2022-11-13T00:38:00Z">
        <w:r w:rsidR="0092517B">
          <w:rPr>
            <w:rFonts w:ascii="Times New Roman" w:hAnsi="Times New Roman" w:cs="Times New Roman"/>
            <w:b w:val="0"/>
            <w:bCs/>
          </w:rPr>
          <w:t xml:space="preserve">deep learning </w:t>
        </w:r>
      </w:ins>
      <w:r w:rsidRPr="002D5717">
        <w:rPr>
          <w:rFonts w:ascii="Times New Roman" w:hAnsi="Times New Roman" w:cs="Times New Roman"/>
          <w:b w:val="0"/>
          <w:bCs/>
        </w:rPr>
        <w:t xml:space="preserve">analysis of structure in the speckle noise given that speckle noise may present in subtly different patterns in different tissues. Additionally, deep networks may also be created that are robust to challenges in the clinical setting such as motion artifacts, image defocusing, and presence of blood. These are all important direction of future work which needs to utilize datasets of in-vivo animal model studies or more patients. </w:t>
      </w:r>
    </w:p>
    <w:bookmarkEnd w:id="84"/>
    <w:p w14:paraId="0E77C488" w14:textId="5E662A96" w:rsidR="00BB2269" w:rsidRPr="002D5717" w:rsidRDefault="00BB2269" w:rsidP="002D5717">
      <w:pPr>
        <w:pStyle w:val="25ReferenceSectionHeader"/>
        <w:spacing w:after="0"/>
        <w:rPr>
          <w:rFonts w:ascii="Times New Roman" w:hAnsi="Times New Roman" w:cs="Times New Roman"/>
        </w:rPr>
      </w:pPr>
      <w:r w:rsidRPr="002D5717">
        <w:rPr>
          <w:rFonts w:ascii="Times New Roman" w:hAnsi="Times New Roman" w:cs="Times New Roman"/>
        </w:rPr>
        <w:lastRenderedPageBreak/>
        <w:t xml:space="preserve">Funding </w:t>
      </w:r>
      <w:r w:rsidRPr="002D5717">
        <w:rPr>
          <w:rFonts w:ascii="Times New Roman" w:hAnsi="Times New Roman" w:cs="Times New Roman"/>
          <w:b w:val="0"/>
          <w:bCs/>
          <w:sz w:val="19"/>
          <w:szCs w:val="19"/>
        </w:rPr>
        <w:t>National Institutes of Health (R01CA200399).</w:t>
      </w:r>
    </w:p>
    <w:p w14:paraId="6445C880" w14:textId="6CE25EFE" w:rsidR="000F47F7" w:rsidRPr="002D5717" w:rsidRDefault="000F47F7" w:rsidP="002D5717">
      <w:pPr>
        <w:pStyle w:val="25ReferenceSectionHeader"/>
        <w:spacing w:after="0"/>
        <w:rPr>
          <w:rFonts w:ascii="Times New Roman" w:hAnsi="Times New Roman" w:cs="Times New Roman"/>
        </w:rPr>
      </w:pPr>
      <w:r w:rsidRPr="002D5717">
        <w:rPr>
          <w:rFonts w:ascii="Times New Roman" w:hAnsi="Times New Roman" w:cs="Times New Roman"/>
        </w:rPr>
        <w:t>Disclosures</w:t>
      </w:r>
      <w:r w:rsidR="00EF29AA" w:rsidRPr="002D5717">
        <w:rPr>
          <w:rFonts w:ascii="Times New Roman" w:hAnsi="Times New Roman" w:cs="Times New Roman"/>
        </w:rPr>
        <w:t xml:space="preserve"> </w:t>
      </w:r>
      <w:r w:rsidR="00EF29AA" w:rsidRPr="002D5717">
        <w:rPr>
          <w:rFonts w:ascii="Times New Roman" w:hAnsi="Times New Roman" w:cs="Times New Roman"/>
          <w:b w:val="0"/>
          <w:bCs/>
          <w:spacing w:val="-6"/>
          <w:sz w:val="19"/>
          <w:szCs w:val="19"/>
        </w:rPr>
        <w:t>The authors declare no conflicts of interest</w:t>
      </w:r>
      <w:r w:rsidR="003C2111" w:rsidRPr="002D5717">
        <w:rPr>
          <w:rFonts w:ascii="Times New Roman" w:hAnsi="Times New Roman" w:cs="Times New Roman"/>
          <w:b w:val="0"/>
          <w:bCs/>
          <w:spacing w:val="-6"/>
          <w:sz w:val="19"/>
          <w:szCs w:val="19"/>
        </w:rPr>
        <w:t>.</w:t>
      </w:r>
    </w:p>
    <w:p w14:paraId="7BBB84B7" w14:textId="045B5F51" w:rsidR="000F47F7" w:rsidRPr="002D5717" w:rsidRDefault="000F47F7" w:rsidP="002D5717">
      <w:pPr>
        <w:pStyle w:val="25ReferenceSectionHeader"/>
        <w:spacing w:after="0"/>
        <w:rPr>
          <w:rFonts w:ascii="Times New Roman" w:hAnsi="Times New Roman" w:cs="Times New Roman"/>
          <w:b w:val="0"/>
          <w:bCs/>
          <w:spacing w:val="-6"/>
          <w:sz w:val="19"/>
          <w:szCs w:val="19"/>
        </w:rPr>
      </w:pPr>
      <w:r w:rsidRPr="002D5717">
        <w:rPr>
          <w:rFonts w:ascii="Times New Roman" w:hAnsi="Times New Roman" w:cs="Times New Roman"/>
        </w:rPr>
        <w:t>Data Availability</w:t>
      </w:r>
      <w:r w:rsidR="00EF29AA" w:rsidRPr="002D5717">
        <w:rPr>
          <w:rFonts w:ascii="Times New Roman" w:hAnsi="Times New Roman" w:cs="Times New Roman"/>
          <w:b w:val="0"/>
          <w:bCs/>
        </w:rPr>
        <w:t xml:space="preserve"> </w:t>
      </w:r>
      <w:r w:rsidR="00FD4F85" w:rsidRPr="002D5717">
        <w:rPr>
          <w:rFonts w:ascii="Times New Roman" w:hAnsi="Times New Roman" w:cs="Times New Roman"/>
          <w:b w:val="0"/>
          <w:bCs/>
          <w:spacing w:val="-6"/>
          <w:sz w:val="19"/>
          <w:szCs w:val="19"/>
        </w:rPr>
        <w:t>The processing codes developed for this paper are available upon request.</w:t>
      </w:r>
    </w:p>
    <w:p w14:paraId="40645D46" w14:textId="77777777" w:rsidR="00FD4F85" w:rsidRPr="002D5717" w:rsidRDefault="00FD4F85" w:rsidP="002D5717">
      <w:pPr>
        <w:pStyle w:val="26References"/>
        <w:numPr>
          <w:ilvl w:val="0"/>
          <w:numId w:val="0"/>
        </w:numPr>
        <w:spacing w:before="120"/>
        <w:rPr>
          <w:rFonts w:cs="Times New Roman"/>
        </w:rPr>
      </w:pPr>
    </w:p>
    <w:p w14:paraId="25C0B17A" w14:textId="260DD545" w:rsidR="004E5380" w:rsidRPr="002D5717" w:rsidDel="004A71E9" w:rsidRDefault="004E5380" w:rsidP="002D5717">
      <w:pPr>
        <w:pStyle w:val="25ReferenceSectionHeader"/>
        <w:rPr>
          <w:del w:id="170" w:author="ShuangHeng Wang" w:date="2022-11-13T00:39:00Z"/>
          <w:rFonts w:ascii="Times New Roman" w:hAnsi="Times New Roman" w:cs="Times New Roman"/>
        </w:rPr>
      </w:pPr>
      <w:r w:rsidRPr="002D5717">
        <w:rPr>
          <w:rFonts w:ascii="Times New Roman" w:hAnsi="Times New Roman" w:cs="Times New Roman"/>
        </w:rPr>
        <w:t>References</w:t>
      </w:r>
    </w:p>
    <w:p w14:paraId="34D77E32" w14:textId="51789FA2" w:rsidR="004922FF" w:rsidRDefault="004922FF">
      <w:pPr>
        <w:pStyle w:val="25ReferenceSectionHeader"/>
        <w:rPr>
          <w:ins w:id="171" w:author="ShuangHeng Wang" w:date="2022-11-13T00:39:00Z"/>
        </w:rPr>
        <w:pPrChange w:id="172" w:author="ShuangHeng Wang" w:date="2022-11-13T00:39:00Z">
          <w:pPr>
            <w:pStyle w:val="26References"/>
            <w:numPr>
              <w:numId w:val="0"/>
            </w:numPr>
            <w:ind w:left="0" w:firstLine="0"/>
            <w:jc w:val="both"/>
          </w:pPr>
        </w:pPrChange>
      </w:pPr>
    </w:p>
    <w:p w14:paraId="31233B0E" w14:textId="77777777" w:rsidR="000F3950" w:rsidRPr="000F3950" w:rsidRDefault="004A71E9" w:rsidP="000F3950">
      <w:pPr>
        <w:pStyle w:val="Bibliography"/>
        <w:rPr>
          <w:rFonts w:ascii="Times New Roman" w:hAnsi="Times New Roman" w:cs="Times New Roman"/>
          <w:sz w:val="16"/>
        </w:rPr>
      </w:pPr>
      <w:r>
        <w:fldChar w:fldCharType="begin"/>
      </w:r>
      <w:r>
        <w:instrText xml:space="preserve"> ADDIN ZOTERO_BIBL {"uncited":[],"omitted":[],"custom":[]} CSL_BIBLIOGRAPHY </w:instrText>
      </w:r>
      <w:r>
        <w:fldChar w:fldCharType="separate"/>
      </w:r>
      <w:r w:rsidR="000F3950" w:rsidRPr="000F3950">
        <w:rPr>
          <w:rFonts w:ascii="Times New Roman" w:hAnsi="Times New Roman" w:cs="Times New Roman"/>
          <w:sz w:val="16"/>
        </w:rPr>
        <w:t xml:space="preserve">1. </w:t>
      </w:r>
      <w:r w:rsidR="000F3950" w:rsidRPr="000F3950">
        <w:rPr>
          <w:rFonts w:ascii="Times New Roman" w:hAnsi="Times New Roman" w:cs="Times New Roman"/>
          <w:sz w:val="16"/>
        </w:rPr>
        <w:tab/>
        <w:t xml:space="preserve">N. Sanai, M.-Y. </w:t>
      </w:r>
      <w:proofErr w:type="spellStart"/>
      <w:r w:rsidR="000F3950" w:rsidRPr="000F3950">
        <w:rPr>
          <w:rFonts w:ascii="Times New Roman" w:hAnsi="Times New Roman" w:cs="Times New Roman"/>
          <w:sz w:val="16"/>
        </w:rPr>
        <w:t>Polley</w:t>
      </w:r>
      <w:proofErr w:type="spellEnd"/>
      <w:r w:rsidR="000F3950" w:rsidRPr="000F3950">
        <w:rPr>
          <w:rFonts w:ascii="Times New Roman" w:hAnsi="Times New Roman" w:cs="Times New Roman"/>
          <w:sz w:val="16"/>
        </w:rPr>
        <w:t xml:space="preserve">, M. W. McDermott, A. T. </w:t>
      </w:r>
      <w:proofErr w:type="spellStart"/>
      <w:r w:rsidR="000F3950" w:rsidRPr="000F3950">
        <w:rPr>
          <w:rFonts w:ascii="Times New Roman" w:hAnsi="Times New Roman" w:cs="Times New Roman"/>
          <w:sz w:val="16"/>
        </w:rPr>
        <w:t>Parsa</w:t>
      </w:r>
      <w:proofErr w:type="spellEnd"/>
      <w:r w:rsidR="000F3950" w:rsidRPr="000F3950">
        <w:rPr>
          <w:rFonts w:ascii="Times New Roman" w:hAnsi="Times New Roman" w:cs="Times New Roman"/>
          <w:sz w:val="16"/>
        </w:rPr>
        <w:t xml:space="preserve">, and M. S. Berger, "An extent of resection threshold for newly diagnosed glioblastomas," J. </w:t>
      </w:r>
      <w:proofErr w:type="spellStart"/>
      <w:r w:rsidR="000F3950" w:rsidRPr="000F3950">
        <w:rPr>
          <w:rFonts w:ascii="Times New Roman" w:hAnsi="Times New Roman" w:cs="Times New Roman"/>
          <w:sz w:val="16"/>
        </w:rPr>
        <w:t>Neurosurg</w:t>
      </w:r>
      <w:proofErr w:type="spellEnd"/>
      <w:r w:rsidR="000F3950" w:rsidRPr="000F3950">
        <w:rPr>
          <w:rFonts w:ascii="Times New Roman" w:hAnsi="Times New Roman" w:cs="Times New Roman"/>
          <w:sz w:val="16"/>
        </w:rPr>
        <w:t xml:space="preserve">. </w:t>
      </w:r>
      <w:r w:rsidR="000F3950" w:rsidRPr="000F3950">
        <w:rPr>
          <w:rFonts w:ascii="Times New Roman" w:hAnsi="Times New Roman" w:cs="Times New Roman"/>
          <w:b/>
          <w:bCs/>
          <w:sz w:val="16"/>
        </w:rPr>
        <w:t>115</w:t>
      </w:r>
      <w:r w:rsidR="000F3950" w:rsidRPr="000F3950">
        <w:rPr>
          <w:rFonts w:ascii="Times New Roman" w:hAnsi="Times New Roman" w:cs="Times New Roman"/>
          <w:sz w:val="16"/>
        </w:rPr>
        <w:t>(1), 3–8 (2011).</w:t>
      </w:r>
    </w:p>
    <w:p w14:paraId="2F9D4C0C" w14:textId="77777777" w:rsidR="000F3950" w:rsidRPr="000F3950" w:rsidRDefault="000F3950" w:rsidP="000F3950">
      <w:pPr>
        <w:pStyle w:val="Bibliography"/>
        <w:rPr>
          <w:rFonts w:ascii="Times New Roman" w:hAnsi="Times New Roman" w:cs="Times New Roman"/>
          <w:sz w:val="16"/>
        </w:rPr>
      </w:pPr>
      <w:r w:rsidRPr="000F3950">
        <w:rPr>
          <w:rFonts w:ascii="Times New Roman" w:hAnsi="Times New Roman" w:cs="Times New Roman"/>
          <w:sz w:val="16"/>
        </w:rPr>
        <w:t xml:space="preserve">2. </w:t>
      </w:r>
      <w:r w:rsidRPr="000F3950">
        <w:rPr>
          <w:rFonts w:ascii="Times New Roman" w:hAnsi="Times New Roman" w:cs="Times New Roman"/>
          <w:sz w:val="16"/>
        </w:rPr>
        <w:tab/>
        <w:t xml:space="preserve">M. J. McGirt, K. L. Chaichana, M. </w:t>
      </w:r>
      <w:proofErr w:type="spellStart"/>
      <w:r w:rsidRPr="000F3950">
        <w:rPr>
          <w:rFonts w:ascii="Times New Roman" w:hAnsi="Times New Roman" w:cs="Times New Roman"/>
          <w:sz w:val="16"/>
        </w:rPr>
        <w:t>Gathinji</w:t>
      </w:r>
      <w:proofErr w:type="spellEnd"/>
      <w:r w:rsidRPr="000F3950">
        <w:rPr>
          <w:rFonts w:ascii="Times New Roman" w:hAnsi="Times New Roman" w:cs="Times New Roman"/>
          <w:sz w:val="16"/>
        </w:rPr>
        <w:t xml:space="preserve">, F. J. </w:t>
      </w:r>
      <w:proofErr w:type="spellStart"/>
      <w:r w:rsidRPr="000F3950">
        <w:rPr>
          <w:rFonts w:ascii="Times New Roman" w:hAnsi="Times New Roman" w:cs="Times New Roman"/>
          <w:sz w:val="16"/>
        </w:rPr>
        <w:t>Attenello</w:t>
      </w:r>
      <w:proofErr w:type="spellEnd"/>
      <w:r w:rsidRPr="000F3950">
        <w:rPr>
          <w:rFonts w:ascii="Times New Roman" w:hAnsi="Times New Roman" w:cs="Times New Roman"/>
          <w:sz w:val="16"/>
        </w:rPr>
        <w:t xml:space="preserve">, K. </w:t>
      </w:r>
      <w:proofErr w:type="spellStart"/>
      <w:r w:rsidRPr="000F3950">
        <w:rPr>
          <w:rFonts w:ascii="Times New Roman" w:hAnsi="Times New Roman" w:cs="Times New Roman"/>
          <w:sz w:val="16"/>
        </w:rPr>
        <w:t>Than</w:t>
      </w:r>
      <w:proofErr w:type="spellEnd"/>
      <w:r w:rsidRPr="000F3950">
        <w:rPr>
          <w:rFonts w:ascii="Times New Roman" w:hAnsi="Times New Roman" w:cs="Times New Roman"/>
          <w:sz w:val="16"/>
        </w:rPr>
        <w:t xml:space="preserve">, A. </w:t>
      </w:r>
      <w:proofErr w:type="spellStart"/>
      <w:r w:rsidRPr="000F3950">
        <w:rPr>
          <w:rFonts w:ascii="Times New Roman" w:hAnsi="Times New Roman" w:cs="Times New Roman"/>
          <w:sz w:val="16"/>
        </w:rPr>
        <w:t>Olivi</w:t>
      </w:r>
      <w:proofErr w:type="spellEnd"/>
      <w:r w:rsidRPr="000F3950">
        <w:rPr>
          <w:rFonts w:ascii="Times New Roman" w:hAnsi="Times New Roman" w:cs="Times New Roman"/>
          <w:sz w:val="16"/>
        </w:rPr>
        <w:t xml:space="preserve">, J. D. </w:t>
      </w:r>
      <w:proofErr w:type="spellStart"/>
      <w:r w:rsidRPr="000F3950">
        <w:rPr>
          <w:rFonts w:ascii="Times New Roman" w:hAnsi="Times New Roman" w:cs="Times New Roman"/>
          <w:sz w:val="16"/>
        </w:rPr>
        <w:t>Weingart</w:t>
      </w:r>
      <w:proofErr w:type="spellEnd"/>
      <w:r w:rsidRPr="000F3950">
        <w:rPr>
          <w:rFonts w:ascii="Times New Roman" w:hAnsi="Times New Roman" w:cs="Times New Roman"/>
          <w:sz w:val="16"/>
        </w:rPr>
        <w:t xml:space="preserve">, H. </w:t>
      </w:r>
      <w:proofErr w:type="spellStart"/>
      <w:r w:rsidRPr="000F3950">
        <w:rPr>
          <w:rFonts w:ascii="Times New Roman" w:hAnsi="Times New Roman" w:cs="Times New Roman"/>
          <w:sz w:val="16"/>
        </w:rPr>
        <w:t>Brem</w:t>
      </w:r>
      <w:proofErr w:type="spellEnd"/>
      <w:r w:rsidRPr="000F3950">
        <w:rPr>
          <w:rFonts w:ascii="Times New Roman" w:hAnsi="Times New Roman" w:cs="Times New Roman"/>
          <w:sz w:val="16"/>
        </w:rPr>
        <w:t xml:space="preserve">, and A. R. </w:t>
      </w:r>
      <w:proofErr w:type="spellStart"/>
      <w:r w:rsidRPr="000F3950">
        <w:rPr>
          <w:rFonts w:ascii="Times New Roman" w:hAnsi="Times New Roman" w:cs="Times New Roman"/>
          <w:sz w:val="16"/>
        </w:rPr>
        <w:t>Quiñones</w:t>
      </w:r>
      <w:proofErr w:type="spellEnd"/>
      <w:r w:rsidRPr="000F3950">
        <w:rPr>
          <w:rFonts w:ascii="Times New Roman" w:hAnsi="Times New Roman" w:cs="Times New Roman"/>
          <w:sz w:val="16"/>
        </w:rPr>
        <w:t xml:space="preserve">-Hinojosa, "Independent association of extent of resection with survival in patients with malignant brain astrocytoma," J. </w:t>
      </w:r>
      <w:proofErr w:type="spellStart"/>
      <w:r w:rsidRPr="000F3950">
        <w:rPr>
          <w:rFonts w:ascii="Times New Roman" w:hAnsi="Times New Roman" w:cs="Times New Roman"/>
          <w:sz w:val="16"/>
        </w:rPr>
        <w:t>Neurosurg</w:t>
      </w:r>
      <w:proofErr w:type="spellEnd"/>
      <w:r w:rsidRPr="000F3950">
        <w:rPr>
          <w:rFonts w:ascii="Times New Roman" w:hAnsi="Times New Roman" w:cs="Times New Roman"/>
          <w:sz w:val="16"/>
        </w:rPr>
        <w:t xml:space="preserve">. </w:t>
      </w:r>
      <w:r w:rsidRPr="000F3950">
        <w:rPr>
          <w:rFonts w:ascii="Times New Roman" w:hAnsi="Times New Roman" w:cs="Times New Roman"/>
          <w:b/>
          <w:bCs/>
          <w:sz w:val="16"/>
        </w:rPr>
        <w:t>110</w:t>
      </w:r>
      <w:r w:rsidRPr="000F3950">
        <w:rPr>
          <w:rFonts w:ascii="Times New Roman" w:hAnsi="Times New Roman" w:cs="Times New Roman"/>
          <w:sz w:val="16"/>
        </w:rPr>
        <w:t>(1), 156–162 (2009).</w:t>
      </w:r>
    </w:p>
    <w:p w14:paraId="407B3888" w14:textId="77777777" w:rsidR="000F3950" w:rsidRPr="000F3950" w:rsidRDefault="000F3950" w:rsidP="000F3950">
      <w:pPr>
        <w:pStyle w:val="Bibliography"/>
        <w:rPr>
          <w:rFonts w:ascii="Times New Roman" w:hAnsi="Times New Roman" w:cs="Times New Roman"/>
          <w:sz w:val="16"/>
        </w:rPr>
      </w:pPr>
      <w:r w:rsidRPr="000F3950">
        <w:rPr>
          <w:rFonts w:ascii="Times New Roman" w:hAnsi="Times New Roman" w:cs="Times New Roman"/>
          <w:sz w:val="16"/>
        </w:rPr>
        <w:t xml:space="preserve">3. </w:t>
      </w:r>
      <w:r w:rsidRPr="000F3950">
        <w:rPr>
          <w:rFonts w:ascii="Times New Roman" w:hAnsi="Times New Roman" w:cs="Times New Roman"/>
          <w:sz w:val="16"/>
        </w:rPr>
        <w:tab/>
        <w:t xml:space="preserve">G. E. </w:t>
      </w:r>
      <w:proofErr w:type="spellStart"/>
      <w:r w:rsidRPr="000F3950">
        <w:rPr>
          <w:rFonts w:ascii="Times New Roman" w:hAnsi="Times New Roman" w:cs="Times New Roman"/>
          <w:sz w:val="16"/>
        </w:rPr>
        <w:t>Keles</w:t>
      </w:r>
      <w:proofErr w:type="spellEnd"/>
      <w:r w:rsidRPr="000F3950">
        <w:rPr>
          <w:rFonts w:ascii="Times New Roman" w:hAnsi="Times New Roman" w:cs="Times New Roman"/>
          <w:sz w:val="16"/>
        </w:rPr>
        <w:t xml:space="preserve">, D. A. Lundin, K. R. Lamborn, E. F. Chang, G. </w:t>
      </w:r>
      <w:proofErr w:type="spellStart"/>
      <w:r w:rsidRPr="000F3950">
        <w:rPr>
          <w:rFonts w:ascii="Times New Roman" w:hAnsi="Times New Roman" w:cs="Times New Roman"/>
          <w:sz w:val="16"/>
        </w:rPr>
        <w:t>Ojemann</w:t>
      </w:r>
      <w:proofErr w:type="spellEnd"/>
      <w:r w:rsidRPr="000F3950">
        <w:rPr>
          <w:rFonts w:ascii="Times New Roman" w:hAnsi="Times New Roman" w:cs="Times New Roman"/>
          <w:sz w:val="16"/>
        </w:rPr>
        <w:t xml:space="preserve">, and M. S. Berger, "Intraoperative subcortical stimulation mapping for hemispherical </w:t>
      </w:r>
      <w:proofErr w:type="spellStart"/>
      <w:r w:rsidRPr="000F3950">
        <w:rPr>
          <w:rFonts w:ascii="Times New Roman" w:hAnsi="Times New Roman" w:cs="Times New Roman"/>
          <w:sz w:val="16"/>
        </w:rPr>
        <w:t>perirolandic</w:t>
      </w:r>
      <w:proofErr w:type="spellEnd"/>
      <w:r w:rsidRPr="000F3950">
        <w:rPr>
          <w:rFonts w:ascii="Times New Roman" w:hAnsi="Times New Roman" w:cs="Times New Roman"/>
          <w:sz w:val="16"/>
        </w:rPr>
        <w:t xml:space="preserve"> gliomas located within or adjacent to the descending motor pathways: evaluation of morbidity and assessment of functional outcome in 294 patients," J. </w:t>
      </w:r>
      <w:proofErr w:type="spellStart"/>
      <w:r w:rsidRPr="000F3950">
        <w:rPr>
          <w:rFonts w:ascii="Times New Roman" w:hAnsi="Times New Roman" w:cs="Times New Roman"/>
          <w:sz w:val="16"/>
        </w:rPr>
        <w:t>Neurosurg</w:t>
      </w:r>
      <w:proofErr w:type="spellEnd"/>
      <w:r w:rsidRPr="000F3950">
        <w:rPr>
          <w:rFonts w:ascii="Times New Roman" w:hAnsi="Times New Roman" w:cs="Times New Roman"/>
          <w:sz w:val="16"/>
        </w:rPr>
        <w:t xml:space="preserve">. </w:t>
      </w:r>
      <w:r w:rsidRPr="000F3950">
        <w:rPr>
          <w:rFonts w:ascii="Times New Roman" w:hAnsi="Times New Roman" w:cs="Times New Roman"/>
          <w:b/>
          <w:bCs/>
          <w:sz w:val="16"/>
        </w:rPr>
        <w:t>100</w:t>
      </w:r>
      <w:r w:rsidRPr="000F3950">
        <w:rPr>
          <w:rFonts w:ascii="Times New Roman" w:hAnsi="Times New Roman" w:cs="Times New Roman"/>
          <w:sz w:val="16"/>
        </w:rPr>
        <w:t>(3), 369–375 (2004).</w:t>
      </w:r>
    </w:p>
    <w:p w14:paraId="5234A0E2" w14:textId="77777777" w:rsidR="000F3950" w:rsidRPr="000F3950" w:rsidRDefault="000F3950" w:rsidP="000F3950">
      <w:pPr>
        <w:pStyle w:val="Bibliography"/>
        <w:rPr>
          <w:rFonts w:ascii="Times New Roman" w:hAnsi="Times New Roman" w:cs="Times New Roman"/>
          <w:sz w:val="16"/>
        </w:rPr>
      </w:pPr>
      <w:r w:rsidRPr="000F3950">
        <w:rPr>
          <w:rFonts w:ascii="Times New Roman" w:hAnsi="Times New Roman" w:cs="Times New Roman"/>
          <w:sz w:val="16"/>
        </w:rPr>
        <w:t xml:space="preserve">4. </w:t>
      </w:r>
      <w:r w:rsidRPr="000F3950">
        <w:rPr>
          <w:rFonts w:ascii="Times New Roman" w:hAnsi="Times New Roman" w:cs="Times New Roman"/>
          <w:sz w:val="16"/>
        </w:rPr>
        <w:tab/>
        <w:t xml:space="preserve">M. Alaminos, V. </w:t>
      </w:r>
      <w:proofErr w:type="spellStart"/>
      <w:r w:rsidRPr="000F3950">
        <w:rPr>
          <w:rFonts w:ascii="Times New Roman" w:hAnsi="Times New Roman" w:cs="Times New Roman"/>
          <w:sz w:val="16"/>
        </w:rPr>
        <w:t>Dávalos</w:t>
      </w:r>
      <w:proofErr w:type="spellEnd"/>
      <w:r w:rsidRPr="000F3950">
        <w:rPr>
          <w:rFonts w:ascii="Times New Roman" w:hAnsi="Times New Roman" w:cs="Times New Roman"/>
          <w:sz w:val="16"/>
        </w:rPr>
        <w:t xml:space="preserve">, S. </w:t>
      </w:r>
      <w:proofErr w:type="spellStart"/>
      <w:r w:rsidRPr="000F3950">
        <w:rPr>
          <w:rFonts w:ascii="Times New Roman" w:hAnsi="Times New Roman" w:cs="Times New Roman"/>
          <w:sz w:val="16"/>
        </w:rPr>
        <w:t>Ropero</w:t>
      </w:r>
      <w:proofErr w:type="spellEnd"/>
      <w:r w:rsidRPr="000F3950">
        <w:rPr>
          <w:rFonts w:ascii="Times New Roman" w:hAnsi="Times New Roman" w:cs="Times New Roman"/>
          <w:sz w:val="16"/>
        </w:rPr>
        <w:t xml:space="preserve">, F. </w:t>
      </w:r>
      <w:proofErr w:type="spellStart"/>
      <w:r w:rsidRPr="000F3950">
        <w:rPr>
          <w:rFonts w:ascii="Times New Roman" w:hAnsi="Times New Roman" w:cs="Times New Roman"/>
          <w:sz w:val="16"/>
        </w:rPr>
        <w:t>Setién</w:t>
      </w:r>
      <w:proofErr w:type="spellEnd"/>
      <w:r w:rsidRPr="000F3950">
        <w:rPr>
          <w:rFonts w:ascii="Times New Roman" w:hAnsi="Times New Roman" w:cs="Times New Roman"/>
          <w:sz w:val="16"/>
        </w:rPr>
        <w:t xml:space="preserve">, M. F. Paz, M. </w:t>
      </w:r>
      <w:proofErr w:type="spellStart"/>
      <w:r w:rsidRPr="000F3950">
        <w:rPr>
          <w:rFonts w:ascii="Times New Roman" w:hAnsi="Times New Roman" w:cs="Times New Roman"/>
          <w:sz w:val="16"/>
        </w:rPr>
        <w:t>Herranz</w:t>
      </w:r>
      <w:proofErr w:type="spellEnd"/>
      <w:r w:rsidRPr="000F3950">
        <w:rPr>
          <w:rFonts w:ascii="Times New Roman" w:hAnsi="Times New Roman" w:cs="Times New Roman"/>
          <w:sz w:val="16"/>
        </w:rPr>
        <w:t xml:space="preserve">, M. F. Fraga, J. Mora, N.-K. V. Cheung, W. L. Gerald, and M. </w:t>
      </w:r>
      <w:proofErr w:type="spellStart"/>
      <w:r w:rsidRPr="000F3950">
        <w:rPr>
          <w:rFonts w:ascii="Times New Roman" w:hAnsi="Times New Roman" w:cs="Times New Roman"/>
          <w:sz w:val="16"/>
        </w:rPr>
        <w:t>Esteller</w:t>
      </w:r>
      <w:proofErr w:type="spellEnd"/>
      <w:r w:rsidRPr="000F3950">
        <w:rPr>
          <w:rFonts w:ascii="Times New Roman" w:hAnsi="Times New Roman" w:cs="Times New Roman"/>
          <w:sz w:val="16"/>
        </w:rPr>
        <w:t xml:space="preserve">, "EMP3, a myelin-related gene located in the critical 19q13.3 region, is epigenetically silenced and exhibits features of a candidate tumor suppressor in glioma and neuroblastoma," Cancer Res. </w:t>
      </w:r>
      <w:r w:rsidRPr="000F3950">
        <w:rPr>
          <w:rFonts w:ascii="Times New Roman" w:hAnsi="Times New Roman" w:cs="Times New Roman"/>
          <w:b/>
          <w:bCs/>
          <w:sz w:val="16"/>
        </w:rPr>
        <w:t>65</w:t>
      </w:r>
      <w:r w:rsidRPr="000F3950">
        <w:rPr>
          <w:rFonts w:ascii="Times New Roman" w:hAnsi="Times New Roman" w:cs="Times New Roman"/>
          <w:sz w:val="16"/>
        </w:rPr>
        <w:t>(7), 2565–2571 (2005).</w:t>
      </w:r>
    </w:p>
    <w:p w14:paraId="480CD205" w14:textId="77777777" w:rsidR="000F3950" w:rsidRPr="000F3950" w:rsidRDefault="000F3950" w:rsidP="000F3950">
      <w:pPr>
        <w:pStyle w:val="Bibliography"/>
        <w:rPr>
          <w:rFonts w:ascii="Times New Roman" w:hAnsi="Times New Roman" w:cs="Times New Roman"/>
          <w:sz w:val="16"/>
        </w:rPr>
      </w:pPr>
      <w:r w:rsidRPr="000F3950">
        <w:rPr>
          <w:rFonts w:ascii="Times New Roman" w:hAnsi="Times New Roman" w:cs="Times New Roman"/>
          <w:sz w:val="16"/>
        </w:rPr>
        <w:t xml:space="preserve">5. </w:t>
      </w:r>
      <w:r w:rsidRPr="000F3950">
        <w:rPr>
          <w:rFonts w:ascii="Times New Roman" w:hAnsi="Times New Roman" w:cs="Times New Roman"/>
          <w:sz w:val="16"/>
        </w:rPr>
        <w:tab/>
        <w:t xml:space="preserve">F. J. van der Meer, D. J. Faber, M. C. G. </w:t>
      </w:r>
      <w:proofErr w:type="spellStart"/>
      <w:r w:rsidRPr="000F3950">
        <w:rPr>
          <w:rFonts w:ascii="Times New Roman" w:hAnsi="Times New Roman" w:cs="Times New Roman"/>
          <w:sz w:val="16"/>
        </w:rPr>
        <w:t>Aalders</w:t>
      </w:r>
      <w:proofErr w:type="spellEnd"/>
      <w:r w:rsidRPr="000F3950">
        <w:rPr>
          <w:rFonts w:ascii="Times New Roman" w:hAnsi="Times New Roman" w:cs="Times New Roman"/>
          <w:sz w:val="16"/>
        </w:rPr>
        <w:t xml:space="preserve">, A. A. Poot, I. Vermes, and T. G. van Leeuwen, "Apoptosis- and necrosis-induced changes in light </w:t>
      </w:r>
      <w:proofErr w:type="gramStart"/>
      <w:r w:rsidRPr="000F3950">
        <w:rPr>
          <w:rFonts w:ascii="Times New Roman" w:hAnsi="Times New Roman" w:cs="Times New Roman"/>
          <w:sz w:val="16"/>
        </w:rPr>
        <w:t>attenuation  measured</w:t>
      </w:r>
      <w:proofErr w:type="gramEnd"/>
      <w:r w:rsidRPr="000F3950">
        <w:rPr>
          <w:rFonts w:ascii="Times New Roman" w:hAnsi="Times New Roman" w:cs="Times New Roman"/>
          <w:sz w:val="16"/>
        </w:rPr>
        <w:t xml:space="preserve"> by optical coherence tomography," Lasers Med. Sci. </w:t>
      </w:r>
      <w:r w:rsidRPr="000F3950">
        <w:rPr>
          <w:rFonts w:ascii="Times New Roman" w:hAnsi="Times New Roman" w:cs="Times New Roman"/>
          <w:b/>
          <w:bCs/>
          <w:sz w:val="16"/>
        </w:rPr>
        <w:t>25</w:t>
      </w:r>
      <w:r w:rsidRPr="000F3950">
        <w:rPr>
          <w:rFonts w:ascii="Times New Roman" w:hAnsi="Times New Roman" w:cs="Times New Roman"/>
          <w:sz w:val="16"/>
        </w:rPr>
        <w:t>(2), 259–267 (2010).</w:t>
      </w:r>
    </w:p>
    <w:p w14:paraId="2EE1F471" w14:textId="77777777" w:rsidR="000F3950" w:rsidRPr="000F3950" w:rsidRDefault="000F3950" w:rsidP="000F3950">
      <w:pPr>
        <w:pStyle w:val="Bibliography"/>
        <w:rPr>
          <w:rFonts w:ascii="Times New Roman" w:hAnsi="Times New Roman" w:cs="Times New Roman"/>
          <w:sz w:val="16"/>
        </w:rPr>
      </w:pPr>
      <w:r w:rsidRPr="000F3950">
        <w:rPr>
          <w:rFonts w:ascii="Times New Roman" w:hAnsi="Times New Roman" w:cs="Times New Roman"/>
          <w:sz w:val="16"/>
        </w:rPr>
        <w:t xml:space="preserve">6. </w:t>
      </w:r>
      <w:r w:rsidRPr="000F3950">
        <w:rPr>
          <w:rFonts w:ascii="Times New Roman" w:hAnsi="Times New Roman" w:cs="Times New Roman"/>
          <w:sz w:val="16"/>
        </w:rPr>
        <w:tab/>
        <w:t xml:space="preserve">J. Xi, Y. Chen, and X. Li, "Characterizing optical properties of nano contrast agents by using cross-referencing OCT imaging," Biomed. Opt. Express </w:t>
      </w:r>
      <w:r w:rsidRPr="000F3950">
        <w:rPr>
          <w:rFonts w:ascii="Times New Roman" w:hAnsi="Times New Roman" w:cs="Times New Roman"/>
          <w:b/>
          <w:bCs/>
          <w:sz w:val="16"/>
        </w:rPr>
        <w:t>4</w:t>
      </w:r>
      <w:r w:rsidRPr="000F3950">
        <w:rPr>
          <w:rFonts w:ascii="Times New Roman" w:hAnsi="Times New Roman" w:cs="Times New Roman"/>
          <w:sz w:val="16"/>
        </w:rPr>
        <w:t>(6), 842 (2013).</w:t>
      </w:r>
    </w:p>
    <w:p w14:paraId="2D6B58BC" w14:textId="77777777" w:rsidR="000F3950" w:rsidRPr="000F3950" w:rsidRDefault="000F3950" w:rsidP="000F3950">
      <w:pPr>
        <w:pStyle w:val="Bibliography"/>
        <w:rPr>
          <w:rFonts w:ascii="Times New Roman" w:hAnsi="Times New Roman" w:cs="Times New Roman"/>
          <w:sz w:val="16"/>
        </w:rPr>
      </w:pPr>
      <w:r w:rsidRPr="000F3950">
        <w:rPr>
          <w:rFonts w:ascii="Times New Roman" w:hAnsi="Times New Roman" w:cs="Times New Roman"/>
          <w:sz w:val="16"/>
        </w:rPr>
        <w:t xml:space="preserve">7. </w:t>
      </w:r>
      <w:r w:rsidRPr="000F3950">
        <w:rPr>
          <w:rFonts w:ascii="Times New Roman" w:hAnsi="Times New Roman" w:cs="Times New Roman"/>
          <w:sz w:val="16"/>
        </w:rPr>
        <w:tab/>
        <w:t xml:space="preserve">W. Yuan, Y. Feng, D. Chen, P. </w:t>
      </w:r>
      <w:proofErr w:type="spellStart"/>
      <w:r w:rsidRPr="000F3950">
        <w:rPr>
          <w:rFonts w:ascii="Times New Roman" w:hAnsi="Times New Roman" w:cs="Times New Roman"/>
          <w:sz w:val="16"/>
        </w:rPr>
        <w:t>Gharibani</w:t>
      </w:r>
      <w:proofErr w:type="spellEnd"/>
      <w:r w:rsidRPr="000F3950">
        <w:rPr>
          <w:rFonts w:ascii="Times New Roman" w:hAnsi="Times New Roman" w:cs="Times New Roman"/>
          <w:sz w:val="16"/>
        </w:rPr>
        <w:t xml:space="preserve">, J. D. Z. Chen, H. Yu, and X. Li, "In vivo assessment of inflammatory bowel disease in rats with ultrahigh-resolution </w:t>
      </w:r>
      <w:proofErr w:type="spellStart"/>
      <w:r w:rsidRPr="000F3950">
        <w:rPr>
          <w:rFonts w:ascii="Times New Roman" w:hAnsi="Times New Roman" w:cs="Times New Roman"/>
          <w:sz w:val="16"/>
        </w:rPr>
        <w:t>colonoscopic</w:t>
      </w:r>
      <w:proofErr w:type="spellEnd"/>
      <w:r w:rsidRPr="000F3950">
        <w:rPr>
          <w:rFonts w:ascii="Times New Roman" w:hAnsi="Times New Roman" w:cs="Times New Roman"/>
          <w:sz w:val="16"/>
        </w:rPr>
        <w:t xml:space="preserve"> OCT," Biomed. Opt. Express </w:t>
      </w:r>
      <w:r w:rsidRPr="000F3950">
        <w:rPr>
          <w:rFonts w:ascii="Times New Roman" w:hAnsi="Times New Roman" w:cs="Times New Roman"/>
          <w:b/>
          <w:bCs/>
          <w:sz w:val="16"/>
        </w:rPr>
        <w:t>13</w:t>
      </w:r>
      <w:r w:rsidRPr="000F3950">
        <w:rPr>
          <w:rFonts w:ascii="Times New Roman" w:hAnsi="Times New Roman" w:cs="Times New Roman"/>
          <w:sz w:val="16"/>
        </w:rPr>
        <w:t>(4), 2091 (2022).</w:t>
      </w:r>
    </w:p>
    <w:p w14:paraId="0A37FB4B" w14:textId="77777777" w:rsidR="000F3950" w:rsidRPr="000F3950" w:rsidRDefault="000F3950" w:rsidP="000F3950">
      <w:pPr>
        <w:pStyle w:val="Bibliography"/>
        <w:rPr>
          <w:rFonts w:ascii="Times New Roman" w:hAnsi="Times New Roman" w:cs="Times New Roman"/>
          <w:sz w:val="16"/>
        </w:rPr>
      </w:pPr>
      <w:r w:rsidRPr="000F3950">
        <w:rPr>
          <w:rFonts w:ascii="Times New Roman" w:hAnsi="Times New Roman" w:cs="Times New Roman"/>
          <w:sz w:val="16"/>
        </w:rPr>
        <w:t xml:space="preserve">8. </w:t>
      </w:r>
      <w:r w:rsidRPr="000F3950">
        <w:rPr>
          <w:rFonts w:ascii="Times New Roman" w:hAnsi="Times New Roman" w:cs="Times New Roman"/>
          <w:sz w:val="16"/>
        </w:rPr>
        <w:tab/>
        <w:t xml:space="preserve">W. Yuan, C. </w:t>
      </w:r>
      <w:proofErr w:type="spellStart"/>
      <w:r w:rsidRPr="000F3950">
        <w:rPr>
          <w:rFonts w:ascii="Times New Roman" w:hAnsi="Times New Roman" w:cs="Times New Roman"/>
          <w:sz w:val="16"/>
        </w:rPr>
        <w:t>Kut</w:t>
      </w:r>
      <w:proofErr w:type="spellEnd"/>
      <w:r w:rsidRPr="000F3950">
        <w:rPr>
          <w:rFonts w:ascii="Times New Roman" w:hAnsi="Times New Roman" w:cs="Times New Roman"/>
          <w:sz w:val="16"/>
        </w:rPr>
        <w:t xml:space="preserve">, W. Liang, and X. Li, "Robust and fast characterization of OCT-based optical attenuation using a novel frequency-domain algorithm for brain cancer detection," Sci. Rep. </w:t>
      </w:r>
      <w:r w:rsidRPr="000F3950">
        <w:rPr>
          <w:rFonts w:ascii="Times New Roman" w:hAnsi="Times New Roman" w:cs="Times New Roman"/>
          <w:b/>
          <w:bCs/>
          <w:sz w:val="16"/>
        </w:rPr>
        <w:t>7</w:t>
      </w:r>
      <w:r w:rsidRPr="000F3950">
        <w:rPr>
          <w:rFonts w:ascii="Times New Roman" w:hAnsi="Times New Roman" w:cs="Times New Roman"/>
          <w:sz w:val="16"/>
        </w:rPr>
        <w:t>(1), 44909 (2017).</w:t>
      </w:r>
    </w:p>
    <w:p w14:paraId="20B01B4E" w14:textId="77777777" w:rsidR="000F3950" w:rsidRPr="000F3950" w:rsidRDefault="000F3950" w:rsidP="000F3950">
      <w:pPr>
        <w:pStyle w:val="Bibliography"/>
        <w:rPr>
          <w:rFonts w:ascii="Times New Roman" w:hAnsi="Times New Roman" w:cs="Times New Roman"/>
          <w:sz w:val="16"/>
        </w:rPr>
      </w:pPr>
      <w:r w:rsidRPr="000F3950">
        <w:rPr>
          <w:rFonts w:ascii="Times New Roman" w:hAnsi="Times New Roman" w:cs="Times New Roman"/>
          <w:sz w:val="16"/>
        </w:rPr>
        <w:t xml:space="preserve">9. </w:t>
      </w:r>
      <w:r w:rsidRPr="000F3950">
        <w:rPr>
          <w:rFonts w:ascii="Times New Roman" w:hAnsi="Times New Roman" w:cs="Times New Roman"/>
          <w:sz w:val="16"/>
        </w:rPr>
        <w:tab/>
        <w:t xml:space="preserve">C. </w:t>
      </w:r>
      <w:proofErr w:type="spellStart"/>
      <w:r w:rsidRPr="000F3950">
        <w:rPr>
          <w:rFonts w:ascii="Times New Roman" w:hAnsi="Times New Roman" w:cs="Times New Roman"/>
          <w:sz w:val="16"/>
        </w:rPr>
        <w:t>Kut</w:t>
      </w:r>
      <w:proofErr w:type="spellEnd"/>
      <w:r w:rsidRPr="000F3950">
        <w:rPr>
          <w:rFonts w:ascii="Times New Roman" w:hAnsi="Times New Roman" w:cs="Times New Roman"/>
          <w:sz w:val="16"/>
        </w:rPr>
        <w:t xml:space="preserve">, K. L. Chaichana, J. Xi, S. M. Raza, X. Ye, E. R. McVeigh, F. J. Rodriguez, A. Quinones-Hinojosa, and X. Li, "Detection of Human Brain Cancer Infiltration ex vivo and in vivo Using Quantitative Optical Coherence Tomography," Sci. Transl. Med. </w:t>
      </w:r>
      <w:r w:rsidRPr="000F3950">
        <w:rPr>
          <w:rFonts w:ascii="Times New Roman" w:hAnsi="Times New Roman" w:cs="Times New Roman"/>
          <w:b/>
          <w:bCs/>
          <w:sz w:val="16"/>
        </w:rPr>
        <w:t>7</w:t>
      </w:r>
      <w:r w:rsidRPr="000F3950">
        <w:rPr>
          <w:rFonts w:ascii="Times New Roman" w:hAnsi="Times New Roman" w:cs="Times New Roman"/>
          <w:sz w:val="16"/>
        </w:rPr>
        <w:t>(292), 292ra100 (2015).</w:t>
      </w:r>
    </w:p>
    <w:p w14:paraId="1F143583" w14:textId="77777777" w:rsidR="000F3950" w:rsidRPr="000F3950" w:rsidRDefault="000F3950" w:rsidP="000F3950">
      <w:pPr>
        <w:pStyle w:val="Bibliography"/>
        <w:rPr>
          <w:rFonts w:ascii="Times New Roman" w:hAnsi="Times New Roman" w:cs="Times New Roman"/>
          <w:sz w:val="16"/>
        </w:rPr>
      </w:pPr>
      <w:r w:rsidRPr="000F3950">
        <w:rPr>
          <w:rFonts w:ascii="Times New Roman" w:hAnsi="Times New Roman" w:cs="Times New Roman"/>
          <w:sz w:val="16"/>
        </w:rPr>
        <w:t xml:space="preserve">10. </w:t>
      </w:r>
      <w:r w:rsidRPr="000F3950">
        <w:rPr>
          <w:rFonts w:ascii="Times New Roman" w:hAnsi="Times New Roman" w:cs="Times New Roman"/>
          <w:sz w:val="16"/>
        </w:rPr>
        <w:tab/>
        <w:t xml:space="preserve">J. </w:t>
      </w:r>
      <w:proofErr w:type="spellStart"/>
      <w:r w:rsidRPr="000F3950">
        <w:rPr>
          <w:rFonts w:ascii="Times New Roman" w:hAnsi="Times New Roman" w:cs="Times New Roman"/>
          <w:sz w:val="16"/>
        </w:rPr>
        <w:t>Möller</w:t>
      </w:r>
      <w:proofErr w:type="spellEnd"/>
      <w:r w:rsidRPr="000F3950">
        <w:rPr>
          <w:rFonts w:ascii="Times New Roman" w:hAnsi="Times New Roman" w:cs="Times New Roman"/>
          <w:sz w:val="16"/>
        </w:rPr>
        <w:t xml:space="preserve">, A. Bartsch, M. Lenz, I. </w:t>
      </w:r>
      <w:proofErr w:type="spellStart"/>
      <w:r w:rsidRPr="000F3950">
        <w:rPr>
          <w:rFonts w:ascii="Times New Roman" w:hAnsi="Times New Roman" w:cs="Times New Roman"/>
          <w:sz w:val="16"/>
        </w:rPr>
        <w:t>Tischoff</w:t>
      </w:r>
      <w:proofErr w:type="spellEnd"/>
      <w:r w:rsidRPr="000F3950">
        <w:rPr>
          <w:rFonts w:ascii="Times New Roman" w:hAnsi="Times New Roman" w:cs="Times New Roman"/>
          <w:sz w:val="16"/>
        </w:rPr>
        <w:t xml:space="preserve">, R. Krug, H. Welp, M. R. Hofmann, K. </w:t>
      </w:r>
      <w:proofErr w:type="spellStart"/>
      <w:r w:rsidRPr="000F3950">
        <w:rPr>
          <w:rFonts w:ascii="Times New Roman" w:hAnsi="Times New Roman" w:cs="Times New Roman"/>
          <w:sz w:val="16"/>
        </w:rPr>
        <w:t>Schmieder</w:t>
      </w:r>
      <w:proofErr w:type="spellEnd"/>
      <w:r w:rsidRPr="000F3950">
        <w:rPr>
          <w:rFonts w:ascii="Times New Roman" w:hAnsi="Times New Roman" w:cs="Times New Roman"/>
          <w:sz w:val="16"/>
        </w:rPr>
        <w:t xml:space="preserve">, and D. Miller, "Applying machine learning to optical coherence tomography images for automated tissue classification in brain metastases," Int. J. </w:t>
      </w:r>
      <w:proofErr w:type="spellStart"/>
      <w:r w:rsidRPr="000F3950">
        <w:rPr>
          <w:rFonts w:ascii="Times New Roman" w:hAnsi="Times New Roman" w:cs="Times New Roman"/>
          <w:sz w:val="16"/>
        </w:rPr>
        <w:t>Comput</w:t>
      </w:r>
      <w:proofErr w:type="spellEnd"/>
      <w:r w:rsidRPr="000F3950">
        <w:rPr>
          <w:rFonts w:ascii="Times New Roman" w:hAnsi="Times New Roman" w:cs="Times New Roman"/>
          <w:sz w:val="16"/>
        </w:rPr>
        <w:t xml:space="preserve">. Assist. </w:t>
      </w:r>
      <w:proofErr w:type="spellStart"/>
      <w:r w:rsidRPr="000F3950">
        <w:rPr>
          <w:rFonts w:ascii="Times New Roman" w:hAnsi="Times New Roman" w:cs="Times New Roman"/>
          <w:sz w:val="16"/>
        </w:rPr>
        <w:t>Radiol</w:t>
      </w:r>
      <w:proofErr w:type="spellEnd"/>
      <w:r w:rsidRPr="000F3950">
        <w:rPr>
          <w:rFonts w:ascii="Times New Roman" w:hAnsi="Times New Roman" w:cs="Times New Roman"/>
          <w:sz w:val="16"/>
        </w:rPr>
        <w:t xml:space="preserve">. Surg. </w:t>
      </w:r>
      <w:r w:rsidRPr="000F3950">
        <w:rPr>
          <w:rFonts w:ascii="Times New Roman" w:hAnsi="Times New Roman" w:cs="Times New Roman"/>
          <w:b/>
          <w:bCs/>
          <w:sz w:val="16"/>
        </w:rPr>
        <w:t>16</w:t>
      </w:r>
      <w:r w:rsidRPr="000F3950">
        <w:rPr>
          <w:rFonts w:ascii="Times New Roman" w:hAnsi="Times New Roman" w:cs="Times New Roman"/>
          <w:sz w:val="16"/>
        </w:rPr>
        <w:t>(9), 1517–1526 (2021).</w:t>
      </w:r>
    </w:p>
    <w:p w14:paraId="6555A294" w14:textId="77777777" w:rsidR="000F3950" w:rsidRPr="000F3950" w:rsidRDefault="000F3950" w:rsidP="000F3950">
      <w:pPr>
        <w:pStyle w:val="Bibliography"/>
        <w:rPr>
          <w:rFonts w:ascii="Times New Roman" w:hAnsi="Times New Roman" w:cs="Times New Roman"/>
          <w:sz w:val="16"/>
        </w:rPr>
      </w:pPr>
      <w:r w:rsidRPr="000F3950">
        <w:rPr>
          <w:rFonts w:ascii="Times New Roman" w:hAnsi="Times New Roman" w:cs="Times New Roman"/>
          <w:sz w:val="16"/>
        </w:rPr>
        <w:t xml:space="preserve">11. </w:t>
      </w:r>
      <w:r w:rsidRPr="000F3950">
        <w:rPr>
          <w:rFonts w:ascii="Times New Roman" w:hAnsi="Times New Roman" w:cs="Times New Roman"/>
          <w:sz w:val="16"/>
        </w:rPr>
        <w:tab/>
        <w:t>R. M. Juarez-</w:t>
      </w:r>
      <w:proofErr w:type="spellStart"/>
      <w:r w:rsidRPr="000F3950">
        <w:rPr>
          <w:rFonts w:ascii="Times New Roman" w:hAnsi="Times New Roman" w:cs="Times New Roman"/>
          <w:sz w:val="16"/>
        </w:rPr>
        <w:t>Chambi</w:t>
      </w:r>
      <w:proofErr w:type="spellEnd"/>
      <w:r w:rsidRPr="000F3950">
        <w:rPr>
          <w:rFonts w:ascii="Times New Roman" w:hAnsi="Times New Roman" w:cs="Times New Roman"/>
          <w:sz w:val="16"/>
        </w:rPr>
        <w:t xml:space="preserve">, C. </w:t>
      </w:r>
      <w:proofErr w:type="spellStart"/>
      <w:r w:rsidRPr="000F3950">
        <w:rPr>
          <w:rFonts w:ascii="Times New Roman" w:hAnsi="Times New Roman" w:cs="Times New Roman"/>
          <w:sz w:val="16"/>
        </w:rPr>
        <w:t>Kut</w:t>
      </w:r>
      <w:proofErr w:type="spellEnd"/>
      <w:r w:rsidRPr="000F3950">
        <w:rPr>
          <w:rFonts w:ascii="Times New Roman" w:hAnsi="Times New Roman" w:cs="Times New Roman"/>
          <w:sz w:val="16"/>
        </w:rPr>
        <w:t xml:space="preserve">, J. J. Rico-Jimenez, K. L. Chaichana, J. Xi, D. U. Campos-Delgado, F. J. Rodriguez, A. Quinones-Hinojosa, X. Li, and J. Jo, "AI-Assisted </w:t>
      </w:r>
      <w:proofErr w:type="gramStart"/>
      <w:r w:rsidRPr="000F3950">
        <w:rPr>
          <w:rFonts w:ascii="Times New Roman" w:hAnsi="Times New Roman" w:cs="Times New Roman"/>
          <w:sz w:val="16"/>
        </w:rPr>
        <w:t>In</w:t>
      </w:r>
      <w:proofErr w:type="gramEnd"/>
      <w:r w:rsidRPr="000F3950">
        <w:rPr>
          <w:rFonts w:ascii="Times New Roman" w:hAnsi="Times New Roman" w:cs="Times New Roman"/>
          <w:sz w:val="16"/>
        </w:rPr>
        <w:t xml:space="preserve"> Situ Detection of Human Glioma Infiltration Using a Novel Computational Method for Optical Coherence Tomography," Clin. Cancer Res. Off. J. Am. Assoc. Cancer Res. </w:t>
      </w:r>
      <w:r w:rsidRPr="000F3950">
        <w:rPr>
          <w:rFonts w:ascii="Times New Roman" w:hAnsi="Times New Roman" w:cs="Times New Roman"/>
          <w:b/>
          <w:bCs/>
          <w:sz w:val="16"/>
        </w:rPr>
        <w:t>25</w:t>
      </w:r>
      <w:r w:rsidRPr="000F3950">
        <w:rPr>
          <w:rFonts w:ascii="Times New Roman" w:hAnsi="Times New Roman" w:cs="Times New Roman"/>
          <w:sz w:val="16"/>
        </w:rPr>
        <w:t>(21), 6329–6338 (2019).</w:t>
      </w:r>
    </w:p>
    <w:p w14:paraId="214AE641" w14:textId="77777777" w:rsidR="000F3950" w:rsidRPr="000F3950" w:rsidRDefault="000F3950" w:rsidP="000F3950">
      <w:pPr>
        <w:pStyle w:val="Bibliography"/>
        <w:rPr>
          <w:rFonts w:ascii="Times New Roman" w:hAnsi="Times New Roman" w:cs="Times New Roman"/>
          <w:sz w:val="16"/>
        </w:rPr>
      </w:pPr>
      <w:r w:rsidRPr="000F3950">
        <w:rPr>
          <w:rFonts w:ascii="Times New Roman" w:hAnsi="Times New Roman" w:cs="Times New Roman"/>
          <w:sz w:val="16"/>
        </w:rPr>
        <w:t xml:space="preserve">12. </w:t>
      </w:r>
      <w:r w:rsidRPr="000F3950">
        <w:rPr>
          <w:rFonts w:ascii="Times New Roman" w:hAnsi="Times New Roman" w:cs="Times New Roman"/>
          <w:sz w:val="16"/>
        </w:rPr>
        <w:tab/>
        <w:t xml:space="preserve">P. </w:t>
      </w:r>
      <w:proofErr w:type="spellStart"/>
      <w:r w:rsidRPr="000F3950">
        <w:rPr>
          <w:rFonts w:ascii="Times New Roman" w:hAnsi="Times New Roman" w:cs="Times New Roman"/>
          <w:sz w:val="16"/>
        </w:rPr>
        <w:t>Strenge</w:t>
      </w:r>
      <w:proofErr w:type="spellEnd"/>
      <w:r w:rsidRPr="000F3950">
        <w:rPr>
          <w:rFonts w:ascii="Times New Roman" w:hAnsi="Times New Roman" w:cs="Times New Roman"/>
          <w:sz w:val="16"/>
        </w:rPr>
        <w:t xml:space="preserve">, B. Lange, W. </w:t>
      </w:r>
      <w:proofErr w:type="spellStart"/>
      <w:r w:rsidRPr="000F3950">
        <w:rPr>
          <w:rFonts w:ascii="Times New Roman" w:hAnsi="Times New Roman" w:cs="Times New Roman"/>
          <w:sz w:val="16"/>
        </w:rPr>
        <w:t>Draxinger</w:t>
      </w:r>
      <w:proofErr w:type="spellEnd"/>
      <w:r w:rsidRPr="000F3950">
        <w:rPr>
          <w:rFonts w:ascii="Times New Roman" w:hAnsi="Times New Roman" w:cs="Times New Roman"/>
          <w:sz w:val="16"/>
        </w:rPr>
        <w:t xml:space="preserve">, C. Grill, V. </w:t>
      </w:r>
      <w:proofErr w:type="spellStart"/>
      <w:r w:rsidRPr="000F3950">
        <w:rPr>
          <w:rFonts w:ascii="Times New Roman" w:hAnsi="Times New Roman" w:cs="Times New Roman"/>
          <w:sz w:val="16"/>
        </w:rPr>
        <w:t>Danicke</w:t>
      </w:r>
      <w:proofErr w:type="spellEnd"/>
      <w:r w:rsidRPr="000F3950">
        <w:rPr>
          <w:rFonts w:ascii="Times New Roman" w:hAnsi="Times New Roman" w:cs="Times New Roman"/>
          <w:sz w:val="16"/>
        </w:rPr>
        <w:t xml:space="preserve">, D. Theisen-Kunde, C. Hagel, S. Spahr-Hess, M. M. </w:t>
      </w:r>
      <w:proofErr w:type="spellStart"/>
      <w:r w:rsidRPr="000F3950">
        <w:rPr>
          <w:rFonts w:ascii="Times New Roman" w:hAnsi="Times New Roman" w:cs="Times New Roman"/>
          <w:sz w:val="16"/>
        </w:rPr>
        <w:t>Bonsanto</w:t>
      </w:r>
      <w:proofErr w:type="spellEnd"/>
      <w:r w:rsidRPr="000F3950">
        <w:rPr>
          <w:rFonts w:ascii="Times New Roman" w:hAnsi="Times New Roman" w:cs="Times New Roman"/>
          <w:sz w:val="16"/>
        </w:rPr>
        <w:t xml:space="preserve">, H. </w:t>
      </w:r>
      <w:proofErr w:type="spellStart"/>
      <w:r w:rsidRPr="000F3950">
        <w:rPr>
          <w:rFonts w:ascii="Times New Roman" w:hAnsi="Times New Roman" w:cs="Times New Roman"/>
          <w:sz w:val="16"/>
        </w:rPr>
        <w:t>Handels</w:t>
      </w:r>
      <w:proofErr w:type="spellEnd"/>
      <w:r w:rsidRPr="000F3950">
        <w:rPr>
          <w:rFonts w:ascii="Times New Roman" w:hAnsi="Times New Roman" w:cs="Times New Roman"/>
          <w:sz w:val="16"/>
        </w:rPr>
        <w:t xml:space="preserve">, R. Huber, and R. Brinkmann, "Differentiation of different stages of brain tumor infiltration using optical coherence tomography: Comparison of two systems and histology," Front. Oncol. </w:t>
      </w:r>
      <w:r w:rsidRPr="000F3950">
        <w:rPr>
          <w:rFonts w:ascii="Times New Roman" w:hAnsi="Times New Roman" w:cs="Times New Roman"/>
          <w:b/>
          <w:bCs/>
          <w:sz w:val="16"/>
        </w:rPr>
        <w:t>12</w:t>
      </w:r>
      <w:r w:rsidRPr="000F3950">
        <w:rPr>
          <w:rFonts w:ascii="Times New Roman" w:hAnsi="Times New Roman" w:cs="Times New Roman"/>
          <w:sz w:val="16"/>
        </w:rPr>
        <w:t>, 896060 (2022).</w:t>
      </w:r>
    </w:p>
    <w:p w14:paraId="517000F6" w14:textId="77777777" w:rsidR="000F3950" w:rsidRPr="000F3950" w:rsidRDefault="000F3950" w:rsidP="000F3950">
      <w:pPr>
        <w:pStyle w:val="Bibliography"/>
        <w:rPr>
          <w:rFonts w:ascii="Times New Roman" w:hAnsi="Times New Roman" w:cs="Times New Roman"/>
          <w:sz w:val="16"/>
        </w:rPr>
      </w:pPr>
      <w:r w:rsidRPr="000F3950">
        <w:rPr>
          <w:rFonts w:ascii="Times New Roman" w:hAnsi="Times New Roman" w:cs="Times New Roman"/>
          <w:sz w:val="16"/>
        </w:rPr>
        <w:t xml:space="preserve">13. </w:t>
      </w:r>
      <w:r w:rsidRPr="000F3950">
        <w:rPr>
          <w:rFonts w:ascii="Times New Roman" w:hAnsi="Times New Roman" w:cs="Times New Roman"/>
          <w:sz w:val="16"/>
        </w:rPr>
        <w:tab/>
        <w:t xml:space="preserve">S. </w:t>
      </w:r>
      <w:proofErr w:type="spellStart"/>
      <w:r w:rsidRPr="000F3950">
        <w:rPr>
          <w:rFonts w:ascii="Times New Roman" w:hAnsi="Times New Roman" w:cs="Times New Roman"/>
          <w:sz w:val="16"/>
        </w:rPr>
        <w:t>Adabi</w:t>
      </w:r>
      <w:proofErr w:type="spellEnd"/>
      <w:r w:rsidRPr="000F3950">
        <w:rPr>
          <w:rFonts w:ascii="Times New Roman" w:hAnsi="Times New Roman" w:cs="Times New Roman"/>
          <w:sz w:val="16"/>
        </w:rPr>
        <w:t xml:space="preserve">, M. </w:t>
      </w:r>
      <w:proofErr w:type="spellStart"/>
      <w:r w:rsidRPr="000F3950">
        <w:rPr>
          <w:rFonts w:ascii="Times New Roman" w:hAnsi="Times New Roman" w:cs="Times New Roman"/>
          <w:sz w:val="16"/>
        </w:rPr>
        <w:t>Hosseinzadeh</w:t>
      </w:r>
      <w:proofErr w:type="spellEnd"/>
      <w:r w:rsidRPr="000F3950">
        <w:rPr>
          <w:rFonts w:ascii="Times New Roman" w:hAnsi="Times New Roman" w:cs="Times New Roman"/>
          <w:sz w:val="16"/>
        </w:rPr>
        <w:t xml:space="preserve">, S. </w:t>
      </w:r>
      <w:proofErr w:type="spellStart"/>
      <w:r w:rsidRPr="000F3950">
        <w:rPr>
          <w:rFonts w:ascii="Times New Roman" w:hAnsi="Times New Roman" w:cs="Times New Roman"/>
          <w:sz w:val="16"/>
        </w:rPr>
        <w:t>Noei</w:t>
      </w:r>
      <w:proofErr w:type="spellEnd"/>
      <w:r w:rsidRPr="000F3950">
        <w:rPr>
          <w:rFonts w:ascii="Times New Roman" w:hAnsi="Times New Roman" w:cs="Times New Roman"/>
          <w:sz w:val="16"/>
        </w:rPr>
        <w:t xml:space="preserve">, S. </w:t>
      </w:r>
      <w:proofErr w:type="spellStart"/>
      <w:r w:rsidRPr="000F3950">
        <w:rPr>
          <w:rFonts w:ascii="Times New Roman" w:hAnsi="Times New Roman" w:cs="Times New Roman"/>
          <w:sz w:val="16"/>
        </w:rPr>
        <w:t>Conforto</w:t>
      </w:r>
      <w:proofErr w:type="spellEnd"/>
      <w:r w:rsidRPr="000F3950">
        <w:rPr>
          <w:rFonts w:ascii="Times New Roman" w:hAnsi="Times New Roman" w:cs="Times New Roman"/>
          <w:sz w:val="16"/>
        </w:rPr>
        <w:t xml:space="preserve">, S. </w:t>
      </w:r>
      <w:proofErr w:type="spellStart"/>
      <w:r w:rsidRPr="000F3950">
        <w:rPr>
          <w:rFonts w:ascii="Times New Roman" w:hAnsi="Times New Roman" w:cs="Times New Roman"/>
          <w:sz w:val="16"/>
        </w:rPr>
        <w:t>Daveluy</w:t>
      </w:r>
      <w:proofErr w:type="spellEnd"/>
      <w:r w:rsidRPr="000F3950">
        <w:rPr>
          <w:rFonts w:ascii="Times New Roman" w:hAnsi="Times New Roman" w:cs="Times New Roman"/>
          <w:sz w:val="16"/>
        </w:rPr>
        <w:t xml:space="preserve">, A. Clayton, D. </w:t>
      </w:r>
      <w:proofErr w:type="spellStart"/>
      <w:r w:rsidRPr="000F3950">
        <w:rPr>
          <w:rFonts w:ascii="Times New Roman" w:hAnsi="Times New Roman" w:cs="Times New Roman"/>
          <w:sz w:val="16"/>
        </w:rPr>
        <w:t>Mehregan</w:t>
      </w:r>
      <w:proofErr w:type="spellEnd"/>
      <w:r w:rsidRPr="000F3950">
        <w:rPr>
          <w:rFonts w:ascii="Times New Roman" w:hAnsi="Times New Roman" w:cs="Times New Roman"/>
          <w:sz w:val="16"/>
        </w:rPr>
        <w:t xml:space="preserve">, and M. </w:t>
      </w:r>
      <w:proofErr w:type="spellStart"/>
      <w:r w:rsidRPr="000F3950">
        <w:rPr>
          <w:rFonts w:ascii="Times New Roman" w:hAnsi="Times New Roman" w:cs="Times New Roman"/>
          <w:sz w:val="16"/>
        </w:rPr>
        <w:t>Nasiriavanaki</w:t>
      </w:r>
      <w:proofErr w:type="spellEnd"/>
      <w:r w:rsidRPr="000F3950">
        <w:rPr>
          <w:rFonts w:ascii="Times New Roman" w:hAnsi="Times New Roman" w:cs="Times New Roman"/>
          <w:sz w:val="16"/>
        </w:rPr>
        <w:t xml:space="preserve">, "Universal in vivo Textural Model for Human Skin based on Optical Coherence Tomograms," Sci. Rep. </w:t>
      </w:r>
      <w:r w:rsidRPr="000F3950">
        <w:rPr>
          <w:rFonts w:ascii="Times New Roman" w:hAnsi="Times New Roman" w:cs="Times New Roman"/>
          <w:b/>
          <w:bCs/>
          <w:sz w:val="16"/>
        </w:rPr>
        <w:t>7</w:t>
      </w:r>
      <w:r w:rsidRPr="000F3950">
        <w:rPr>
          <w:rFonts w:ascii="Times New Roman" w:hAnsi="Times New Roman" w:cs="Times New Roman"/>
          <w:sz w:val="16"/>
        </w:rPr>
        <w:t>(1), 17912 (2017).</w:t>
      </w:r>
    </w:p>
    <w:p w14:paraId="50E1C3CB" w14:textId="77777777" w:rsidR="000F3950" w:rsidRPr="000F3950" w:rsidRDefault="000F3950" w:rsidP="000F3950">
      <w:pPr>
        <w:pStyle w:val="Bibliography"/>
        <w:rPr>
          <w:rFonts w:ascii="Times New Roman" w:hAnsi="Times New Roman" w:cs="Times New Roman"/>
          <w:sz w:val="16"/>
        </w:rPr>
      </w:pPr>
      <w:r w:rsidRPr="000F3950">
        <w:rPr>
          <w:rFonts w:ascii="Times New Roman" w:hAnsi="Times New Roman" w:cs="Times New Roman"/>
          <w:sz w:val="16"/>
        </w:rPr>
        <w:t xml:space="preserve">14. </w:t>
      </w:r>
      <w:r w:rsidRPr="000F3950">
        <w:rPr>
          <w:rFonts w:ascii="Times New Roman" w:hAnsi="Times New Roman" w:cs="Times New Roman"/>
          <w:sz w:val="16"/>
        </w:rPr>
        <w:tab/>
        <w:t xml:space="preserve">B. S. V, "Grey Level Co-Occurrence Matrices: </w:t>
      </w:r>
      <w:proofErr w:type="spellStart"/>
      <w:r w:rsidRPr="000F3950">
        <w:rPr>
          <w:rFonts w:ascii="Times New Roman" w:hAnsi="Times New Roman" w:cs="Times New Roman"/>
          <w:sz w:val="16"/>
        </w:rPr>
        <w:t>Generalisation</w:t>
      </w:r>
      <w:proofErr w:type="spellEnd"/>
      <w:r w:rsidRPr="000F3950">
        <w:rPr>
          <w:rFonts w:ascii="Times New Roman" w:hAnsi="Times New Roman" w:cs="Times New Roman"/>
          <w:sz w:val="16"/>
        </w:rPr>
        <w:t xml:space="preserve"> and Some New Features," Int. J. </w:t>
      </w:r>
      <w:proofErr w:type="spellStart"/>
      <w:r w:rsidRPr="000F3950">
        <w:rPr>
          <w:rFonts w:ascii="Times New Roman" w:hAnsi="Times New Roman" w:cs="Times New Roman"/>
          <w:sz w:val="16"/>
        </w:rPr>
        <w:t>Comput</w:t>
      </w:r>
      <w:proofErr w:type="spellEnd"/>
      <w:r w:rsidRPr="000F3950">
        <w:rPr>
          <w:rFonts w:ascii="Times New Roman" w:hAnsi="Times New Roman" w:cs="Times New Roman"/>
          <w:sz w:val="16"/>
        </w:rPr>
        <w:t xml:space="preserve">. Sci. Eng. Inf. Technol. </w:t>
      </w:r>
      <w:r w:rsidRPr="000F3950">
        <w:rPr>
          <w:rFonts w:ascii="Times New Roman" w:hAnsi="Times New Roman" w:cs="Times New Roman"/>
          <w:b/>
          <w:bCs/>
          <w:sz w:val="16"/>
        </w:rPr>
        <w:t>2</w:t>
      </w:r>
      <w:r w:rsidRPr="000F3950">
        <w:rPr>
          <w:rFonts w:ascii="Times New Roman" w:hAnsi="Times New Roman" w:cs="Times New Roman"/>
          <w:sz w:val="16"/>
        </w:rPr>
        <w:t>(2), 151–157 (2012).</w:t>
      </w:r>
    </w:p>
    <w:p w14:paraId="00212834" w14:textId="77777777" w:rsidR="000F3950" w:rsidRPr="000F3950" w:rsidRDefault="000F3950" w:rsidP="000F3950">
      <w:pPr>
        <w:pStyle w:val="Bibliography"/>
        <w:rPr>
          <w:rFonts w:ascii="Times New Roman" w:hAnsi="Times New Roman" w:cs="Times New Roman"/>
          <w:sz w:val="16"/>
        </w:rPr>
      </w:pPr>
      <w:r w:rsidRPr="000F3950">
        <w:rPr>
          <w:rFonts w:ascii="Times New Roman" w:hAnsi="Times New Roman" w:cs="Times New Roman"/>
          <w:sz w:val="16"/>
        </w:rPr>
        <w:t xml:space="preserve">15. </w:t>
      </w:r>
      <w:r w:rsidRPr="000F3950">
        <w:rPr>
          <w:rFonts w:ascii="Times New Roman" w:hAnsi="Times New Roman" w:cs="Times New Roman"/>
          <w:sz w:val="16"/>
        </w:rPr>
        <w:tab/>
        <w:t xml:space="preserve">Z. Xu, C. Dan, J. </w:t>
      </w:r>
      <w:proofErr w:type="spellStart"/>
      <w:r w:rsidRPr="000F3950">
        <w:rPr>
          <w:rFonts w:ascii="Times New Roman" w:hAnsi="Times New Roman" w:cs="Times New Roman"/>
          <w:sz w:val="16"/>
        </w:rPr>
        <w:t>Khim</w:t>
      </w:r>
      <w:proofErr w:type="spellEnd"/>
      <w:r w:rsidRPr="000F3950">
        <w:rPr>
          <w:rFonts w:ascii="Times New Roman" w:hAnsi="Times New Roman" w:cs="Times New Roman"/>
          <w:sz w:val="16"/>
        </w:rPr>
        <w:t xml:space="preserve">, and P. Ravikumar, "Class-Weighted Classification: Trade-offs and Robust Approaches," in </w:t>
      </w:r>
      <w:r w:rsidRPr="000F3950">
        <w:rPr>
          <w:rFonts w:ascii="Times New Roman" w:hAnsi="Times New Roman" w:cs="Times New Roman"/>
          <w:i/>
          <w:iCs/>
          <w:sz w:val="16"/>
        </w:rPr>
        <w:t>Proceedings of the 37th International Conference on Machine Learning</w:t>
      </w:r>
      <w:r w:rsidRPr="000F3950">
        <w:rPr>
          <w:rFonts w:ascii="Times New Roman" w:hAnsi="Times New Roman" w:cs="Times New Roman"/>
          <w:sz w:val="16"/>
        </w:rPr>
        <w:t xml:space="preserve"> (PMLR, 2020), pp. 10544–10554.</w:t>
      </w:r>
    </w:p>
    <w:p w14:paraId="1310041F" w14:textId="77777777" w:rsidR="000F3950" w:rsidRPr="000F3950" w:rsidRDefault="000F3950" w:rsidP="000F3950">
      <w:pPr>
        <w:pStyle w:val="Bibliography"/>
        <w:rPr>
          <w:rFonts w:ascii="Times New Roman" w:hAnsi="Times New Roman" w:cs="Times New Roman"/>
          <w:sz w:val="16"/>
        </w:rPr>
      </w:pPr>
      <w:r w:rsidRPr="000F3950">
        <w:rPr>
          <w:rFonts w:ascii="Times New Roman" w:hAnsi="Times New Roman" w:cs="Times New Roman"/>
          <w:sz w:val="16"/>
        </w:rPr>
        <w:t xml:space="preserve">16. </w:t>
      </w:r>
      <w:r w:rsidRPr="000F3950">
        <w:rPr>
          <w:rFonts w:ascii="Times New Roman" w:hAnsi="Times New Roman" w:cs="Times New Roman"/>
          <w:sz w:val="16"/>
        </w:rPr>
        <w:tab/>
        <w:t xml:space="preserve">R. Müller, S. </w:t>
      </w:r>
      <w:proofErr w:type="spellStart"/>
      <w:r w:rsidRPr="000F3950">
        <w:rPr>
          <w:rFonts w:ascii="Times New Roman" w:hAnsi="Times New Roman" w:cs="Times New Roman"/>
          <w:sz w:val="16"/>
        </w:rPr>
        <w:t>Kornblith</w:t>
      </w:r>
      <w:proofErr w:type="spellEnd"/>
      <w:r w:rsidRPr="000F3950">
        <w:rPr>
          <w:rFonts w:ascii="Times New Roman" w:hAnsi="Times New Roman" w:cs="Times New Roman"/>
          <w:sz w:val="16"/>
        </w:rPr>
        <w:t xml:space="preserve">, and G. Hinton, "When Does Label Smoothing </w:t>
      </w:r>
      <w:proofErr w:type="gramStart"/>
      <w:r w:rsidRPr="000F3950">
        <w:rPr>
          <w:rFonts w:ascii="Times New Roman" w:hAnsi="Times New Roman" w:cs="Times New Roman"/>
          <w:sz w:val="16"/>
        </w:rPr>
        <w:t>Help?,</w:t>
      </w:r>
      <w:proofErr w:type="gramEnd"/>
      <w:r w:rsidRPr="000F3950">
        <w:rPr>
          <w:rFonts w:ascii="Times New Roman" w:hAnsi="Times New Roman" w:cs="Times New Roman"/>
          <w:sz w:val="16"/>
        </w:rPr>
        <w:t>" arXiv (2019).</w:t>
      </w:r>
    </w:p>
    <w:p w14:paraId="687AD9B3" w14:textId="77777777" w:rsidR="000F3950" w:rsidRPr="000F3950" w:rsidRDefault="000F3950" w:rsidP="000F3950">
      <w:pPr>
        <w:pStyle w:val="Bibliography"/>
        <w:rPr>
          <w:rFonts w:ascii="Times New Roman" w:hAnsi="Times New Roman" w:cs="Times New Roman"/>
          <w:sz w:val="16"/>
        </w:rPr>
      </w:pPr>
      <w:r w:rsidRPr="000F3950">
        <w:rPr>
          <w:rFonts w:ascii="Times New Roman" w:hAnsi="Times New Roman" w:cs="Times New Roman"/>
          <w:sz w:val="16"/>
        </w:rPr>
        <w:t xml:space="preserve">17. </w:t>
      </w:r>
      <w:r w:rsidRPr="000F3950">
        <w:rPr>
          <w:rFonts w:ascii="Times New Roman" w:hAnsi="Times New Roman" w:cs="Times New Roman"/>
          <w:sz w:val="16"/>
        </w:rPr>
        <w:tab/>
        <w:t xml:space="preserve">N. Srivastava, G. Hinton, A. </w:t>
      </w:r>
      <w:proofErr w:type="spellStart"/>
      <w:r w:rsidRPr="000F3950">
        <w:rPr>
          <w:rFonts w:ascii="Times New Roman" w:hAnsi="Times New Roman" w:cs="Times New Roman"/>
          <w:sz w:val="16"/>
        </w:rPr>
        <w:t>Krizhevsky</w:t>
      </w:r>
      <w:proofErr w:type="spellEnd"/>
      <w:r w:rsidRPr="000F3950">
        <w:rPr>
          <w:rFonts w:ascii="Times New Roman" w:hAnsi="Times New Roman" w:cs="Times New Roman"/>
          <w:sz w:val="16"/>
        </w:rPr>
        <w:t xml:space="preserve">, I. </w:t>
      </w:r>
      <w:proofErr w:type="spellStart"/>
      <w:r w:rsidRPr="000F3950">
        <w:rPr>
          <w:rFonts w:ascii="Times New Roman" w:hAnsi="Times New Roman" w:cs="Times New Roman"/>
          <w:sz w:val="16"/>
        </w:rPr>
        <w:t>Sutskever</w:t>
      </w:r>
      <w:proofErr w:type="spellEnd"/>
      <w:r w:rsidRPr="000F3950">
        <w:rPr>
          <w:rFonts w:ascii="Times New Roman" w:hAnsi="Times New Roman" w:cs="Times New Roman"/>
          <w:sz w:val="16"/>
        </w:rPr>
        <w:t xml:space="preserve">, and R. </w:t>
      </w:r>
      <w:proofErr w:type="spellStart"/>
      <w:r w:rsidRPr="000F3950">
        <w:rPr>
          <w:rFonts w:ascii="Times New Roman" w:hAnsi="Times New Roman" w:cs="Times New Roman"/>
          <w:sz w:val="16"/>
        </w:rPr>
        <w:t>Salakhutdinov</w:t>
      </w:r>
      <w:proofErr w:type="spellEnd"/>
      <w:r w:rsidRPr="000F3950">
        <w:rPr>
          <w:rFonts w:ascii="Times New Roman" w:hAnsi="Times New Roman" w:cs="Times New Roman"/>
          <w:sz w:val="16"/>
        </w:rPr>
        <w:t xml:space="preserve">, "Dropout: A Simple Way to Prevent Neural Networks from Overfitting," J. Mach. Learn. Res. </w:t>
      </w:r>
      <w:r w:rsidRPr="000F3950">
        <w:rPr>
          <w:rFonts w:ascii="Times New Roman" w:hAnsi="Times New Roman" w:cs="Times New Roman"/>
          <w:b/>
          <w:bCs/>
          <w:sz w:val="16"/>
        </w:rPr>
        <w:t>15</w:t>
      </w:r>
      <w:r w:rsidRPr="000F3950">
        <w:rPr>
          <w:rFonts w:ascii="Times New Roman" w:hAnsi="Times New Roman" w:cs="Times New Roman"/>
          <w:sz w:val="16"/>
        </w:rPr>
        <w:t>(56), 1929–1958 (2014).</w:t>
      </w:r>
    </w:p>
    <w:p w14:paraId="4BFE9853" w14:textId="77777777" w:rsidR="000F3950" w:rsidRPr="000F3950" w:rsidRDefault="000F3950" w:rsidP="000F3950">
      <w:pPr>
        <w:pStyle w:val="Bibliography"/>
        <w:rPr>
          <w:rFonts w:ascii="Times New Roman" w:hAnsi="Times New Roman" w:cs="Times New Roman"/>
          <w:sz w:val="16"/>
        </w:rPr>
      </w:pPr>
      <w:r w:rsidRPr="000F3950">
        <w:rPr>
          <w:rFonts w:ascii="Times New Roman" w:hAnsi="Times New Roman" w:cs="Times New Roman"/>
          <w:sz w:val="16"/>
        </w:rPr>
        <w:t xml:space="preserve">18. </w:t>
      </w:r>
      <w:r w:rsidRPr="000F3950">
        <w:rPr>
          <w:rFonts w:ascii="Times New Roman" w:hAnsi="Times New Roman" w:cs="Times New Roman"/>
          <w:sz w:val="16"/>
        </w:rPr>
        <w:tab/>
        <w:t xml:space="preserve">M. </w:t>
      </w:r>
      <w:proofErr w:type="spellStart"/>
      <w:r w:rsidRPr="000F3950">
        <w:rPr>
          <w:rFonts w:ascii="Times New Roman" w:hAnsi="Times New Roman" w:cs="Times New Roman"/>
          <w:sz w:val="16"/>
        </w:rPr>
        <w:t>Sensoy</w:t>
      </w:r>
      <w:proofErr w:type="spellEnd"/>
      <w:r w:rsidRPr="000F3950">
        <w:rPr>
          <w:rFonts w:ascii="Times New Roman" w:hAnsi="Times New Roman" w:cs="Times New Roman"/>
          <w:sz w:val="16"/>
        </w:rPr>
        <w:t xml:space="preserve">, L. Kaplan, and M. </w:t>
      </w:r>
      <w:proofErr w:type="spellStart"/>
      <w:r w:rsidRPr="000F3950">
        <w:rPr>
          <w:rFonts w:ascii="Times New Roman" w:hAnsi="Times New Roman" w:cs="Times New Roman"/>
          <w:sz w:val="16"/>
        </w:rPr>
        <w:t>Kandemir</w:t>
      </w:r>
      <w:proofErr w:type="spellEnd"/>
      <w:r w:rsidRPr="000F3950">
        <w:rPr>
          <w:rFonts w:ascii="Times New Roman" w:hAnsi="Times New Roman" w:cs="Times New Roman"/>
          <w:sz w:val="16"/>
        </w:rPr>
        <w:t>, "Evidential Deep Learning to Quantify Classification Uncertainty," in (2018).</w:t>
      </w:r>
    </w:p>
    <w:p w14:paraId="01269494" w14:textId="77777777" w:rsidR="000F3950" w:rsidRPr="000F3950" w:rsidRDefault="000F3950" w:rsidP="000F3950">
      <w:pPr>
        <w:pStyle w:val="Bibliography"/>
        <w:rPr>
          <w:rFonts w:ascii="Times New Roman" w:hAnsi="Times New Roman" w:cs="Times New Roman"/>
          <w:sz w:val="16"/>
        </w:rPr>
      </w:pPr>
      <w:r w:rsidRPr="000F3950">
        <w:rPr>
          <w:rFonts w:ascii="Times New Roman" w:hAnsi="Times New Roman" w:cs="Times New Roman"/>
          <w:sz w:val="16"/>
        </w:rPr>
        <w:t xml:space="preserve">19. </w:t>
      </w:r>
      <w:r w:rsidRPr="000F3950">
        <w:rPr>
          <w:rFonts w:ascii="Times New Roman" w:hAnsi="Times New Roman" w:cs="Times New Roman"/>
          <w:sz w:val="16"/>
        </w:rPr>
        <w:tab/>
        <w:t xml:space="preserve">R. R. </w:t>
      </w:r>
      <w:proofErr w:type="spellStart"/>
      <w:r w:rsidRPr="000F3950">
        <w:rPr>
          <w:rFonts w:ascii="Times New Roman" w:hAnsi="Times New Roman" w:cs="Times New Roman"/>
          <w:sz w:val="16"/>
        </w:rPr>
        <w:t>Selvaraju</w:t>
      </w:r>
      <w:proofErr w:type="spellEnd"/>
      <w:r w:rsidRPr="000F3950">
        <w:rPr>
          <w:rFonts w:ascii="Times New Roman" w:hAnsi="Times New Roman" w:cs="Times New Roman"/>
          <w:sz w:val="16"/>
        </w:rPr>
        <w:t xml:space="preserve">, M. Cogswell, A. Das, R. </w:t>
      </w:r>
      <w:proofErr w:type="spellStart"/>
      <w:r w:rsidRPr="000F3950">
        <w:rPr>
          <w:rFonts w:ascii="Times New Roman" w:hAnsi="Times New Roman" w:cs="Times New Roman"/>
          <w:sz w:val="16"/>
        </w:rPr>
        <w:t>Vedantam</w:t>
      </w:r>
      <w:proofErr w:type="spellEnd"/>
      <w:r w:rsidRPr="000F3950">
        <w:rPr>
          <w:rFonts w:ascii="Times New Roman" w:hAnsi="Times New Roman" w:cs="Times New Roman"/>
          <w:sz w:val="16"/>
        </w:rPr>
        <w:t xml:space="preserve">, D. Parikh, and D. Batra, "Grad-CAM: Visual Explanations from Deep Networks via Gradient-based Localization," Int. J. </w:t>
      </w:r>
      <w:proofErr w:type="spellStart"/>
      <w:r w:rsidRPr="000F3950">
        <w:rPr>
          <w:rFonts w:ascii="Times New Roman" w:hAnsi="Times New Roman" w:cs="Times New Roman"/>
          <w:sz w:val="16"/>
        </w:rPr>
        <w:t>Comput</w:t>
      </w:r>
      <w:proofErr w:type="spellEnd"/>
      <w:r w:rsidRPr="000F3950">
        <w:rPr>
          <w:rFonts w:ascii="Times New Roman" w:hAnsi="Times New Roman" w:cs="Times New Roman"/>
          <w:sz w:val="16"/>
        </w:rPr>
        <w:t xml:space="preserve">. Vis. </w:t>
      </w:r>
      <w:r w:rsidRPr="000F3950">
        <w:rPr>
          <w:rFonts w:ascii="Times New Roman" w:hAnsi="Times New Roman" w:cs="Times New Roman"/>
          <w:b/>
          <w:bCs/>
          <w:sz w:val="16"/>
        </w:rPr>
        <w:t>128</w:t>
      </w:r>
      <w:r w:rsidRPr="000F3950">
        <w:rPr>
          <w:rFonts w:ascii="Times New Roman" w:hAnsi="Times New Roman" w:cs="Times New Roman"/>
          <w:sz w:val="16"/>
        </w:rPr>
        <w:t>(2), 336–359 (2020).</w:t>
      </w:r>
    </w:p>
    <w:p w14:paraId="71B78BFD" w14:textId="71C1B830" w:rsidR="004A71E9" w:rsidRDefault="004A71E9">
      <w:pPr>
        <w:pStyle w:val="26References"/>
        <w:numPr>
          <w:ilvl w:val="0"/>
          <w:numId w:val="0"/>
        </w:numPr>
        <w:jc w:val="both"/>
      </w:pPr>
      <w:r>
        <w:fldChar w:fldCharType="end"/>
      </w:r>
    </w:p>
    <w:sectPr w:rsidR="004A71E9" w:rsidSect="00A43C17">
      <w:pgSz w:w="12240" w:h="15840" w:code="1"/>
      <w:pgMar w:top="1872" w:right="2347" w:bottom="1872" w:left="2347"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dvOT9cb306be.B">
    <w:altName w:val="Arial"/>
    <w:panose1 w:val="00000000000000000000"/>
    <w:charset w:val="00"/>
    <w:family w:val="swiss"/>
    <w:notTrueType/>
    <w:pitch w:val="default"/>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56C67C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A04694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EAC41E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432425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3FCE5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DA686B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9B600B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584915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77C0D2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E844BD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17EF2"/>
    <w:multiLevelType w:val="multilevel"/>
    <w:tmpl w:val="03017EF2"/>
    <w:lvl w:ilvl="0">
      <w:start w:val="1"/>
      <w:numFmt w:val="decimal"/>
      <w:pStyle w:val="OSAReference"/>
      <w:suff w:val="space"/>
      <w:lvlText w:val="%1."/>
      <w:lvlJc w:val="left"/>
      <w:pPr>
        <w:ind w:left="360" w:hanging="216"/>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093A33AD"/>
    <w:multiLevelType w:val="hybridMultilevel"/>
    <w:tmpl w:val="831E8016"/>
    <w:lvl w:ilvl="0" w:tplc="2AE4E9C6">
      <w:start w:val="1"/>
      <w:numFmt w:val="bullet"/>
      <w:pStyle w:val="17ListBulleted"/>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4010ED4"/>
    <w:multiLevelType w:val="multilevel"/>
    <w:tmpl w:val="72E88FE4"/>
    <w:lvl w:ilvl="0">
      <w:start w:val="1"/>
      <w:numFmt w:val="decimal"/>
      <w:pStyle w:val="08SectionHeader1"/>
      <w:lvlText w:val="%1."/>
      <w:lvlJc w:val="left"/>
      <w:pPr>
        <w:ind w:left="360" w:hanging="360"/>
      </w:pPr>
      <w:rPr>
        <w:rFonts w:hint="default"/>
      </w:rPr>
    </w:lvl>
    <w:lvl w:ilvl="1">
      <w:start w:val="1"/>
      <w:numFmt w:val="decimal"/>
      <w:isLgl/>
      <w:lvlText w:val="%1.%2"/>
      <w:lvlJc w:val="left"/>
      <w:pPr>
        <w:ind w:left="-2790" w:hanging="360"/>
      </w:pPr>
      <w:rPr>
        <w:rFonts w:hint="default"/>
      </w:rPr>
    </w:lvl>
    <w:lvl w:ilvl="2">
      <w:start w:val="1"/>
      <w:numFmt w:val="decimal"/>
      <w:isLgl/>
      <w:lvlText w:val="%1.%2.%3"/>
      <w:lvlJc w:val="left"/>
      <w:pPr>
        <w:ind w:left="-2430" w:hanging="720"/>
      </w:pPr>
      <w:rPr>
        <w:rFonts w:hint="default"/>
      </w:rPr>
    </w:lvl>
    <w:lvl w:ilvl="3">
      <w:start w:val="1"/>
      <w:numFmt w:val="decimal"/>
      <w:isLgl/>
      <w:lvlText w:val="%1.%2.%3.%4"/>
      <w:lvlJc w:val="left"/>
      <w:pPr>
        <w:ind w:left="-2430" w:hanging="720"/>
      </w:pPr>
      <w:rPr>
        <w:rFonts w:hint="default"/>
      </w:rPr>
    </w:lvl>
    <w:lvl w:ilvl="4">
      <w:start w:val="1"/>
      <w:numFmt w:val="decimal"/>
      <w:isLgl/>
      <w:lvlText w:val="%1.%2.%3.%4.%5"/>
      <w:lvlJc w:val="left"/>
      <w:pPr>
        <w:ind w:left="-2430" w:hanging="720"/>
      </w:pPr>
      <w:rPr>
        <w:rFonts w:hint="default"/>
      </w:rPr>
    </w:lvl>
    <w:lvl w:ilvl="5">
      <w:start w:val="1"/>
      <w:numFmt w:val="decimal"/>
      <w:isLgl/>
      <w:lvlText w:val="%1.%2.%3.%4.%5.%6"/>
      <w:lvlJc w:val="left"/>
      <w:pPr>
        <w:ind w:left="-2070" w:hanging="1080"/>
      </w:pPr>
      <w:rPr>
        <w:rFonts w:hint="default"/>
      </w:rPr>
    </w:lvl>
    <w:lvl w:ilvl="6">
      <w:start w:val="1"/>
      <w:numFmt w:val="decimal"/>
      <w:isLgl/>
      <w:lvlText w:val="%1.%2.%3.%4.%5.%6.%7"/>
      <w:lvlJc w:val="left"/>
      <w:pPr>
        <w:ind w:left="-2070" w:hanging="1080"/>
      </w:pPr>
      <w:rPr>
        <w:rFonts w:hint="default"/>
      </w:rPr>
    </w:lvl>
    <w:lvl w:ilvl="7">
      <w:start w:val="1"/>
      <w:numFmt w:val="decimal"/>
      <w:isLgl/>
      <w:lvlText w:val="%1.%2.%3.%4.%5.%6.%7.%8"/>
      <w:lvlJc w:val="left"/>
      <w:pPr>
        <w:ind w:left="-1710" w:hanging="1440"/>
      </w:pPr>
      <w:rPr>
        <w:rFonts w:hint="default"/>
      </w:rPr>
    </w:lvl>
    <w:lvl w:ilvl="8">
      <w:start w:val="1"/>
      <w:numFmt w:val="decimal"/>
      <w:isLgl/>
      <w:lvlText w:val="%1.%2.%3.%4.%5.%6.%7.%8.%9"/>
      <w:lvlJc w:val="left"/>
      <w:pPr>
        <w:ind w:left="-1710" w:hanging="1440"/>
      </w:pPr>
      <w:rPr>
        <w:rFonts w:hint="default"/>
      </w:rPr>
    </w:lvl>
  </w:abstractNum>
  <w:abstractNum w:abstractNumId="13" w15:restartNumberingAfterBreak="0">
    <w:nsid w:val="18C57920"/>
    <w:multiLevelType w:val="hybridMultilevel"/>
    <w:tmpl w:val="4F4CA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AEF7D92"/>
    <w:multiLevelType w:val="multilevel"/>
    <w:tmpl w:val="4A5E7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D772220"/>
    <w:multiLevelType w:val="hybridMultilevel"/>
    <w:tmpl w:val="4C54C734"/>
    <w:lvl w:ilvl="0" w:tplc="D04ED72E">
      <w:start w:val="1"/>
      <w:numFmt w:val="decimal"/>
      <w:pStyle w:val="26References"/>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B557C90"/>
    <w:multiLevelType w:val="hybridMultilevel"/>
    <w:tmpl w:val="DEB6A4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49929DE"/>
    <w:multiLevelType w:val="hybridMultilevel"/>
    <w:tmpl w:val="D6FE65AC"/>
    <w:lvl w:ilvl="0" w:tplc="FB5EEEB8">
      <w:start w:val="1"/>
      <w:numFmt w:val="decimal"/>
      <w:pStyle w:val="19ListNumber1"/>
      <w:lvlText w:val="%1."/>
      <w:lvlJc w:val="left"/>
      <w:pPr>
        <w:ind w:left="648" w:hanging="360"/>
      </w:p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8" w15:restartNumberingAfterBreak="0">
    <w:nsid w:val="57BB6430"/>
    <w:multiLevelType w:val="hybridMultilevel"/>
    <w:tmpl w:val="2138B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602A0A"/>
    <w:multiLevelType w:val="hybridMultilevel"/>
    <w:tmpl w:val="5B621E72"/>
    <w:lvl w:ilvl="0" w:tplc="805A9A1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B3B1349"/>
    <w:multiLevelType w:val="hybridMultilevel"/>
    <w:tmpl w:val="F906F310"/>
    <w:lvl w:ilvl="0" w:tplc="26A61E82">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EC84BF4"/>
    <w:multiLevelType w:val="hybridMultilevel"/>
    <w:tmpl w:val="D6761426"/>
    <w:lvl w:ilvl="0" w:tplc="C3BE05EE">
      <w:start w:val="1"/>
      <w:numFmt w:val="lowerLetter"/>
      <w:pStyle w:val="19ListNumber2"/>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7F787A99"/>
    <w:multiLevelType w:val="hybridMultilevel"/>
    <w:tmpl w:val="1BE46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35941908">
    <w:abstractNumId w:val="15"/>
  </w:num>
  <w:num w:numId="2" w16cid:durableId="871572776">
    <w:abstractNumId w:val="19"/>
  </w:num>
  <w:num w:numId="3" w16cid:durableId="1853101586">
    <w:abstractNumId w:val="13"/>
  </w:num>
  <w:num w:numId="4" w16cid:durableId="297343750">
    <w:abstractNumId w:val="16"/>
  </w:num>
  <w:num w:numId="5" w16cid:durableId="1782217999">
    <w:abstractNumId w:val="12"/>
  </w:num>
  <w:num w:numId="6" w16cid:durableId="1235319324">
    <w:abstractNumId w:val="18"/>
  </w:num>
  <w:num w:numId="7" w16cid:durableId="969212682">
    <w:abstractNumId w:val="17"/>
  </w:num>
  <w:num w:numId="8" w16cid:durableId="1386297494">
    <w:abstractNumId w:val="21"/>
  </w:num>
  <w:num w:numId="9" w16cid:durableId="1569462800">
    <w:abstractNumId w:val="11"/>
  </w:num>
  <w:num w:numId="10" w16cid:durableId="509175081">
    <w:abstractNumId w:val="9"/>
  </w:num>
  <w:num w:numId="11" w16cid:durableId="1724794991">
    <w:abstractNumId w:val="7"/>
  </w:num>
  <w:num w:numId="12" w16cid:durableId="1750270560">
    <w:abstractNumId w:val="6"/>
  </w:num>
  <w:num w:numId="13" w16cid:durableId="1012953034">
    <w:abstractNumId w:val="5"/>
  </w:num>
  <w:num w:numId="14" w16cid:durableId="1661081562">
    <w:abstractNumId w:val="4"/>
  </w:num>
  <w:num w:numId="15" w16cid:durableId="1444231209">
    <w:abstractNumId w:val="8"/>
  </w:num>
  <w:num w:numId="16" w16cid:durableId="1029642486">
    <w:abstractNumId w:val="3"/>
  </w:num>
  <w:num w:numId="17" w16cid:durableId="1386295234">
    <w:abstractNumId w:val="2"/>
  </w:num>
  <w:num w:numId="18" w16cid:durableId="751510110">
    <w:abstractNumId w:val="1"/>
  </w:num>
  <w:num w:numId="19" w16cid:durableId="1646005819">
    <w:abstractNumId w:val="0"/>
  </w:num>
  <w:num w:numId="20" w16cid:durableId="1574392023">
    <w:abstractNumId w:val="20"/>
  </w:num>
  <w:num w:numId="21" w16cid:durableId="1474757197">
    <w:abstractNumId w:val="14"/>
  </w:num>
  <w:num w:numId="22" w16cid:durableId="1380478284">
    <w:abstractNumId w:val="10"/>
  </w:num>
  <w:num w:numId="23" w16cid:durableId="1536119394">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uangHeng Wang">
    <w15:presenceInfo w15:providerId="AD" w15:userId="S::swang279@jh.edu::a5b42002-4dd7-4474-8229-3ae96bc36a47"/>
  </w15:person>
  <w15:person w15:author="Xingde">
    <w15:presenceInfo w15:providerId="Windows Live" w15:userId="8b9fae4065a618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fr-FR" w:vendorID="64" w:dllVersion="6" w:nlCheck="1" w:checkStyle="0"/>
  <w:activeWritingStyle w:appName="MSWord" w:lang="en-US"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US" w:vendorID="64" w:dllVersion="0" w:nlCheck="1" w:checkStyle="0"/>
  <w:proofState w:spelling="clean"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3663"/>
    <w:rsid w:val="00002E70"/>
    <w:rsid w:val="00004A78"/>
    <w:rsid w:val="00020209"/>
    <w:rsid w:val="00022A47"/>
    <w:rsid w:val="00022D16"/>
    <w:rsid w:val="00025EED"/>
    <w:rsid w:val="00025EFB"/>
    <w:rsid w:val="00026E69"/>
    <w:rsid w:val="00036639"/>
    <w:rsid w:val="000366A8"/>
    <w:rsid w:val="0005523C"/>
    <w:rsid w:val="000615EE"/>
    <w:rsid w:val="00062D82"/>
    <w:rsid w:val="00065A78"/>
    <w:rsid w:val="000708AB"/>
    <w:rsid w:val="00086BC8"/>
    <w:rsid w:val="00092896"/>
    <w:rsid w:val="000A023A"/>
    <w:rsid w:val="000A0CEC"/>
    <w:rsid w:val="000A1A24"/>
    <w:rsid w:val="000A2E1B"/>
    <w:rsid w:val="000B0402"/>
    <w:rsid w:val="000C0C7B"/>
    <w:rsid w:val="000C5B9D"/>
    <w:rsid w:val="000D620D"/>
    <w:rsid w:val="000F3950"/>
    <w:rsid w:val="000F47F7"/>
    <w:rsid w:val="00103966"/>
    <w:rsid w:val="001047F0"/>
    <w:rsid w:val="00120C89"/>
    <w:rsid w:val="0012111D"/>
    <w:rsid w:val="00133A94"/>
    <w:rsid w:val="00136980"/>
    <w:rsid w:val="001451EF"/>
    <w:rsid w:val="00151A87"/>
    <w:rsid w:val="00152EC7"/>
    <w:rsid w:val="00153614"/>
    <w:rsid w:val="00160448"/>
    <w:rsid w:val="00164FF5"/>
    <w:rsid w:val="00176184"/>
    <w:rsid w:val="0018075C"/>
    <w:rsid w:val="00187C0D"/>
    <w:rsid w:val="001920EE"/>
    <w:rsid w:val="00195F80"/>
    <w:rsid w:val="001A28CD"/>
    <w:rsid w:val="001C1A8F"/>
    <w:rsid w:val="001C47B6"/>
    <w:rsid w:val="001C551B"/>
    <w:rsid w:val="001E01C7"/>
    <w:rsid w:val="001E3619"/>
    <w:rsid w:val="001F4511"/>
    <w:rsid w:val="0020118A"/>
    <w:rsid w:val="00225EE0"/>
    <w:rsid w:val="00231D4F"/>
    <w:rsid w:val="00241F85"/>
    <w:rsid w:val="002543D9"/>
    <w:rsid w:val="00267360"/>
    <w:rsid w:val="00270244"/>
    <w:rsid w:val="00271DF7"/>
    <w:rsid w:val="002753C8"/>
    <w:rsid w:val="00285F00"/>
    <w:rsid w:val="002A2E82"/>
    <w:rsid w:val="002D35C3"/>
    <w:rsid w:val="002D43D6"/>
    <w:rsid w:val="002D4876"/>
    <w:rsid w:val="002D5717"/>
    <w:rsid w:val="002E0DDB"/>
    <w:rsid w:val="002E232E"/>
    <w:rsid w:val="002E2F1C"/>
    <w:rsid w:val="002F13BA"/>
    <w:rsid w:val="002F14ED"/>
    <w:rsid w:val="002F389C"/>
    <w:rsid w:val="002F4903"/>
    <w:rsid w:val="00324773"/>
    <w:rsid w:val="00331AB2"/>
    <w:rsid w:val="00333C67"/>
    <w:rsid w:val="00344563"/>
    <w:rsid w:val="00347C40"/>
    <w:rsid w:val="00350965"/>
    <w:rsid w:val="00351251"/>
    <w:rsid w:val="00356A3C"/>
    <w:rsid w:val="0036209C"/>
    <w:rsid w:val="00383428"/>
    <w:rsid w:val="00391E57"/>
    <w:rsid w:val="00394FAA"/>
    <w:rsid w:val="003B1339"/>
    <w:rsid w:val="003B2C29"/>
    <w:rsid w:val="003B3CFB"/>
    <w:rsid w:val="003C2111"/>
    <w:rsid w:val="003C571C"/>
    <w:rsid w:val="003E1C97"/>
    <w:rsid w:val="003F253E"/>
    <w:rsid w:val="003F2F9F"/>
    <w:rsid w:val="004048F5"/>
    <w:rsid w:val="00413A22"/>
    <w:rsid w:val="00416CDD"/>
    <w:rsid w:val="00432E94"/>
    <w:rsid w:val="00435547"/>
    <w:rsid w:val="004367CA"/>
    <w:rsid w:val="0046510A"/>
    <w:rsid w:val="00482746"/>
    <w:rsid w:val="0048331C"/>
    <w:rsid w:val="004876E5"/>
    <w:rsid w:val="004922FF"/>
    <w:rsid w:val="00497360"/>
    <w:rsid w:val="004A3FDD"/>
    <w:rsid w:val="004A71E9"/>
    <w:rsid w:val="004D54AD"/>
    <w:rsid w:val="004E5380"/>
    <w:rsid w:val="004F6039"/>
    <w:rsid w:val="00510E7A"/>
    <w:rsid w:val="0053091C"/>
    <w:rsid w:val="00535347"/>
    <w:rsid w:val="00536BFD"/>
    <w:rsid w:val="00560F5B"/>
    <w:rsid w:val="00566054"/>
    <w:rsid w:val="005835D0"/>
    <w:rsid w:val="00585799"/>
    <w:rsid w:val="00591164"/>
    <w:rsid w:val="00595A48"/>
    <w:rsid w:val="0059603B"/>
    <w:rsid w:val="005A33E2"/>
    <w:rsid w:val="005B3C0D"/>
    <w:rsid w:val="005B641F"/>
    <w:rsid w:val="005B7B1B"/>
    <w:rsid w:val="005C42AB"/>
    <w:rsid w:val="005C5922"/>
    <w:rsid w:val="005D1EBA"/>
    <w:rsid w:val="005D6C62"/>
    <w:rsid w:val="005E4C31"/>
    <w:rsid w:val="005F4008"/>
    <w:rsid w:val="006005DA"/>
    <w:rsid w:val="00603EB1"/>
    <w:rsid w:val="006270B3"/>
    <w:rsid w:val="006375A6"/>
    <w:rsid w:val="00642723"/>
    <w:rsid w:val="00643829"/>
    <w:rsid w:val="006508E1"/>
    <w:rsid w:val="00651E1D"/>
    <w:rsid w:val="00662B7B"/>
    <w:rsid w:val="00674706"/>
    <w:rsid w:val="006A588F"/>
    <w:rsid w:val="006B1167"/>
    <w:rsid w:val="006B1BC4"/>
    <w:rsid w:val="006C4AD9"/>
    <w:rsid w:val="006E097B"/>
    <w:rsid w:val="006E3663"/>
    <w:rsid w:val="006E6F71"/>
    <w:rsid w:val="007104D4"/>
    <w:rsid w:val="00711CB4"/>
    <w:rsid w:val="007157C5"/>
    <w:rsid w:val="00750E74"/>
    <w:rsid w:val="007546DB"/>
    <w:rsid w:val="00762B85"/>
    <w:rsid w:val="00794713"/>
    <w:rsid w:val="007966A1"/>
    <w:rsid w:val="007A717D"/>
    <w:rsid w:val="007B2071"/>
    <w:rsid w:val="007B6528"/>
    <w:rsid w:val="007D7494"/>
    <w:rsid w:val="007E1A52"/>
    <w:rsid w:val="007F35CC"/>
    <w:rsid w:val="007F38C1"/>
    <w:rsid w:val="0080185D"/>
    <w:rsid w:val="00804C9B"/>
    <w:rsid w:val="0081577A"/>
    <w:rsid w:val="00815DD3"/>
    <w:rsid w:val="00824C53"/>
    <w:rsid w:val="008814BC"/>
    <w:rsid w:val="008A5AD7"/>
    <w:rsid w:val="008C4F57"/>
    <w:rsid w:val="008C57CE"/>
    <w:rsid w:val="008D5DA5"/>
    <w:rsid w:val="008E4E83"/>
    <w:rsid w:val="008E706A"/>
    <w:rsid w:val="008F6B09"/>
    <w:rsid w:val="0090305E"/>
    <w:rsid w:val="0090342A"/>
    <w:rsid w:val="00907C09"/>
    <w:rsid w:val="00923D9E"/>
    <w:rsid w:val="0092517B"/>
    <w:rsid w:val="00941DB8"/>
    <w:rsid w:val="009508BC"/>
    <w:rsid w:val="009520EB"/>
    <w:rsid w:val="00974BEF"/>
    <w:rsid w:val="009909E8"/>
    <w:rsid w:val="009921AD"/>
    <w:rsid w:val="00994199"/>
    <w:rsid w:val="00996CA4"/>
    <w:rsid w:val="009B6B3C"/>
    <w:rsid w:val="009C5512"/>
    <w:rsid w:val="009D1840"/>
    <w:rsid w:val="009D2520"/>
    <w:rsid w:val="009F0CE9"/>
    <w:rsid w:val="009F3240"/>
    <w:rsid w:val="009F6758"/>
    <w:rsid w:val="009F7201"/>
    <w:rsid w:val="00A035D7"/>
    <w:rsid w:val="00A03ACF"/>
    <w:rsid w:val="00A05A2A"/>
    <w:rsid w:val="00A06C24"/>
    <w:rsid w:val="00A40EFB"/>
    <w:rsid w:val="00A43C17"/>
    <w:rsid w:val="00A45E45"/>
    <w:rsid w:val="00A52528"/>
    <w:rsid w:val="00A53A6B"/>
    <w:rsid w:val="00A55B30"/>
    <w:rsid w:val="00A568B6"/>
    <w:rsid w:val="00A57A95"/>
    <w:rsid w:val="00A62764"/>
    <w:rsid w:val="00A8771E"/>
    <w:rsid w:val="00A93C8A"/>
    <w:rsid w:val="00AC5D70"/>
    <w:rsid w:val="00AD0FE4"/>
    <w:rsid w:val="00AE6551"/>
    <w:rsid w:val="00AF66F6"/>
    <w:rsid w:val="00AF6E7A"/>
    <w:rsid w:val="00AF719D"/>
    <w:rsid w:val="00B002EE"/>
    <w:rsid w:val="00B00ED5"/>
    <w:rsid w:val="00B06AED"/>
    <w:rsid w:val="00B16B00"/>
    <w:rsid w:val="00B218B2"/>
    <w:rsid w:val="00B345AD"/>
    <w:rsid w:val="00B679A7"/>
    <w:rsid w:val="00B73784"/>
    <w:rsid w:val="00B91622"/>
    <w:rsid w:val="00B971C8"/>
    <w:rsid w:val="00BA2412"/>
    <w:rsid w:val="00BB19BB"/>
    <w:rsid w:val="00BB2269"/>
    <w:rsid w:val="00BB73D5"/>
    <w:rsid w:val="00BC55D1"/>
    <w:rsid w:val="00BD2F0B"/>
    <w:rsid w:val="00BF2C15"/>
    <w:rsid w:val="00BF64A9"/>
    <w:rsid w:val="00C202EA"/>
    <w:rsid w:val="00C225A3"/>
    <w:rsid w:val="00C25D73"/>
    <w:rsid w:val="00C413BF"/>
    <w:rsid w:val="00C52CC1"/>
    <w:rsid w:val="00C652A4"/>
    <w:rsid w:val="00C866F1"/>
    <w:rsid w:val="00C90584"/>
    <w:rsid w:val="00CB0396"/>
    <w:rsid w:val="00CC54F2"/>
    <w:rsid w:val="00CD0466"/>
    <w:rsid w:val="00CE587E"/>
    <w:rsid w:val="00D07434"/>
    <w:rsid w:val="00D15DAE"/>
    <w:rsid w:val="00D16DA6"/>
    <w:rsid w:val="00D2683C"/>
    <w:rsid w:val="00D31308"/>
    <w:rsid w:val="00D4248B"/>
    <w:rsid w:val="00D44604"/>
    <w:rsid w:val="00D65C6A"/>
    <w:rsid w:val="00D739E3"/>
    <w:rsid w:val="00D91A4A"/>
    <w:rsid w:val="00DA31D1"/>
    <w:rsid w:val="00DD2514"/>
    <w:rsid w:val="00DF10EB"/>
    <w:rsid w:val="00DF43C5"/>
    <w:rsid w:val="00DF4DEF"/>
    <w:rsid w:val="00DF6C7C"/>
    <w:rsid w:val="00DF7916"/>
    <w:rsid w:val="00E00665"/>
    <w:rsid w:val="00E23F21"/>
    <w:rsid w:val="00E321F1"/>
    <w:rsid w:val="00E40ECD"/>
    <w:rsid w:val="00E52476"/>
    <w:rsid w:val="00E61943"/>
    <w:rsid w:val="00E71198"/>
    <w:rsid w:val="00E767E7"/>
    <w:rsid w:val="00E80B0D"/>
    <w:rsid w:val="00E86B64"/>
    <w:rsid w:val="00E90429"/>
    <w:rsid w:val="00EA0214"/>
    <w:rsid w:val="00EB08DB"/>
    <w:rsid w:val="00EB38EC"/>
    <w:rsid w:val="00EB7638"/>
    <w:rsid w:val="00EC0262"/>
    <w:rsid w:val="00EC755F"/>
    <w:rsid w:val="00ED2C69"/>
    <w:rsid w:val="00ED708D"/>
    <w:rsid w:val="00EE60AB"/>
    <w:rsid w:val="00EF09E8"/>
    <w:rsid w:val="00EF0D57"/>
    <w:rsid w:val="00EF29AA"/>
    <w:rsid w:val="00F00E1E"/>
    <w:rsid w:val="00F22BFA"/>
    <w:rsid w:val="00F23823"/>
    <w:rsid w:val="00F27869"/>
    <w:rsid w:val="00F33E52"/>
    <w:rsid w:val="00F3556C"/>
    <w:rsid w:val="00F47790"/>
    <w:rsid w:val="00F65A2D"/>
    <w:rsid w:val="00F75B1B"/>
    <w:rsid w:val="00F90881"/>
    <w:rsid w:val="00F92333"/>
    <w:rsid w:val="00F969F1"/>
    <w:rsid w:val="00FA1BFD"/>
    <w:rsid w:val="00FB1919"/>
    <w:rsid w:val="00FC10AC"/>
    <w:rsid w:val="00FC19EE"/>
    <w:rsid w:val="00FC5DCC"/>
    <w:rsid w:val="00FD4F85"/>
    <w:rsid w:val="00FD5C3F"/>
    <w:rsid w:val="00FD5E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AA1FA"/>
  <w15:docId w15:val="{3CF04A3C-FF5E-45C1-A1F9-D8D8E8A55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rsid w:val="0020118A"/>
  </w:style>
  <w:style w:type="paragraph" w:styleId="Heading1">
    <w:name w:val="heading 1"/>
    <w:basedOn w:val="Normal"/>
    <w:next w:val="Normal"/>
    <w:link w:val="Heading1Char"/>
    <w:uiPriority w:val="9"/>
    <w:rsid w:val="006270B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Title">
    <w:name w:val="01. Title"/>
    <w:basedOn w:val="Normal"/>
    <w:next w:val="02Author"/>
    <w:qFormat/>
    <w:rsid w:val="000615EE"/>
    <w:pPr>
      <w:spacing w:after="0" w:line="240" w:lineRule="auto"/>
    </w:pPr>
    <w:rPr>
      <w:rFonts w:ascii="Arial" w:hAnsi="Arial"/>
      <w:b/>
      <w:spacing w:val="10"/>
      <w:kern w:val="32"/>
      <w:sz w:val="32"/>
    </w:rPr>
  </w:style>
  <w:style w:type="paragraph" w:customStyle="1" w:styleId="02Author-BOE">
    <w:name w:val="02. Author - BOE"/>
    <w:basedOn w:val="01Title"/>
    <w:next w:val="03AuthorAffiliation"/>
    <w:qFormat/>
    <w:rsid w:val="000615EE"/>
    <w:pPr>
      <w:spacing w:before="240" w:after="80"/>
    </w:pPr>
    <w:rPr>
      <w:smallCaps/>
      <w:color w:val="7C130E"/>
      <w:spacing w:val="0"/>
      <w:kern w:val="0"/>
      <w:sz w:val="24"/>
    </w:rPr>
  </w:style>
  <w:style w:type="paragraph" w:customStyle="1" w:styleId="10BodySubsequentParagraph">
    <w:name w:val="10. Body Subsequent Paragraph"/>
    <w:basedOn w:val="09BodyFirstParagraph"/>
    <w:qFormat/>
    <w:rsid w:val="00A568B6"/>
    <w:pPr>
      <w:spacing w:before="0"/>
      <w:ind w:firstLine="288"/>
    </w:pPr>
  </w:style>
  <w:style w:type="paragraph" w:customStyle="1" w:styleId="03AuthorAffiliation">
    <w:name w:val="03. Author Affiliation"/>
    <w:basedOn w:val="NoSpacing"/>
    <w:next w:val="04Email"/>
    <w:qFormat/>
    <w:rsid w:val="00CE587E"/>
    <w:rPr>
      <w:rFonts w:ascii="Times New Roman" w:hAnsi="Times New Roman"/>
      <w:i/>
      <w:sz w:val="18"/>
    </w:rPr>
  </w:style>
  <w:style w:type="paragraph" w:customStyle="1" w:styleId="02Author-OE">
    <w:name w:val="02. Author - OE"/>
    <w:basedOn w:val="02Author-BOE"/>
    <w:next w:val="03AuthorAffiliation"/>
    <w:qFormat/>
    <w:rsid w:val="00CE587E"/>
    <w:rPr>
      <w:color w:val="943634"/>
    </w:rPr>
  </w:style>
  <w:style w:type="paragraph" w:styleId="NoSpacing">
    <w:name w:val="No Spacing"/>
    <w:uiPriority w:val="1"/>
    <w:rsid w:val="009909E8"/>
    <w:pPr>
      <w:spacing w:after="0" w:line="240" w:lineRule="auto"/>
    </w:pPr>
  </w:style>
  <w:style w:type="paragraph" w:customStyle="1" w:styleId="02Author-OME">
    <w:name w:val="02. Author - OME"/>
    <w:basedOn w:val="02Author-BOE"/>
    <w:next w:val="03AuthorAffiliation"/>
    <w:qFormat/>
    <w:rsid w:val="00416CDD"/>
    <w:rPr>
      <w:color w:val="1478B6"/>
    </w:rPr>
  </w:style>
  <w:style w:type="paragraph" w:customStyle="1" w:styleId="04Email">
    <w:name w:val="04. Email"/>
    <w:basedOn w:val="03AuthorAffiliation"/>
    <w:next w:val="06AbstractBody"/>
    <w:qFormat/>
    <w:rsid w:val="00416CDD"/>
    <w:rPr>
      <w:color w:val="2E2EB1"/>
    </w:rPr>
  </w:style>
  <w:style w:type="paragraph" w:customStyle="1" w:styleId="25ReferenceSectionHeader">
    <w:name w:val="25. Reference Section Header"/>
    <w:next w:val="26References"/>
    <w:qFormat/>
    <w:rsid w:val="00AD0FE4"/>
    <w:pPr>
      <w:spacing w:before="120" w:after="120" w:line="240" w:lineRule="auto"/>
    </w:pPr>
    <w:rPr>
      <w:rFonts w:ascii="Arial" w:hAnsi="Arial"/>
      <w:b/>
      <w:sz w:val="18"/>
    </w:rPr>
  </w:style>
  <w:style w:type="paragraph" w:customStyle="1" w:styleId="06AbstractBody">
    <w:name w:val="06. Abstract Body"/>
    <w:next w:val="07Copyright"/>
    <w:qFormat/>
    <w:rsid w:val="00BF64A9"/>
    <w:pPr>
      <w:spacing w:before="240" w:after="0" w:line="240" w:lineRule="auto"/>
      <w:jc w:val="both"/>
    </w:pPr>
    <w:rPr>
      <w:rFonts w:ascii="Times New Roman" w:hAnsi="Times New Roman"/>
      <w:color w:val="000000" w:themeColor="text1"/>
      <w:sz w:val="20"/>
    </w:rPr>
  </w:style>
  <w:style w:type="paragraph" w:customStyle="1" w:styleId="07Copyright">
    <w:name w:val="07. Copyright"/>
    <w:basedOn w:val="06AbstractBody"/>
    <w:next w:val="08SectionHeader1"/>
    <w:qFormat/>
    <w:rsid w:val="0036209C"/>
    <w:pPr>
      <w:spacing w:after="240"/>
    </w:pPr>
    <w:rPr>
      <w:rFonts w:ascii="Arial" w:hAnsi="Arial"/>
      <w:sz w:val="16"/>
    </w:rPr>
  </w:style>
  <w:style w:type="paragraph" w:customStyle="1" w:styleId="26References">
    <w:name w:val="26. References"/>
    <w:qFormat/>
    <w:rsid w:val="00C90584"/>
    <w:pPr>
      <w:numPr>
        <w:numId w:val="1"/>
      </w:numPr>
      <w:spacing w:after="0" w:line="240" w:lineRule="auto"/>
    </w:pPr>
    <w:rPr>
      <w:rFonts w:ascii="Times New Roman" w:hAnsi="Times New Roman"/>
      <w:sz w:val="16"/>
    </w:rPr>
  </w:style>
  <w:style w:type="paragraph" w:customStyle="1" w:styleId="08SectionHeader1">
    <w:name w:val="08 Section Header 1"/>
    <w:next w:val="09BodyFirstParagraph"/>
    <w:qFormat/>
    <w:rsid w:val="00BF64A9"/>
    <w:pPr>
      <w:numPr>
        <w:numId w:val="5"/>
      </w:numPr>
      <w:spacing w:before="120" w:after="0" w:line="240" w:lineRule="auto"/>
    </w:pPr>
    <w:rPr>
      <w:rFonts w:ascii="Arial" w:hAnsi="Arial"/>
      <w:b/>
      <w:sz w:val="20"/>
    </w:rPr>
  </w:style>
  <w:style w:type="paragraph" w:customStyle="1" w:styleId="09BodyFirstParagraph">
    <w:name w:val="09. Body First Paragraph"/>
    <w:basedOn w:val="06AbstractBody"/>
    <w:next w:val="10BodySubsequentParagraph"/>
    <w:qFormat/>
    <w:rsid w:val="00BF64A9"/>
    <w:pPr>
      <w:spacing w:before="120"/>
    </w:pPr>
  </w:style>
  <w:style w:type="paragraph" w:customStyle="1" w:styleId="08SectionHeader2">
    <w:name w:val="08. Section Header 2"/>
    <w:basedOn w:val="08SectionHeader1"/>
    <w:next w:val="09BodyFirstParagraph"/>
    <w:qFormat/>
    <w:rsid w:val="00A568B6"/>
    <w:pPr>
      <w:numPr>
        <w:numId w:val="0"/>
      </w:numPr>
    </w:pPr>
    <w:rPr>
      <w:b w:val="0"/>
      <w:i/>
    </w:rPr>
  </w:style>
  <w:style w:type="character" w:styleId="CommentReference">
    <w:name w:val="annotation reference"/>
    <w:basedOn w:val="DefaultParagraphFont"/>
    <w:uiPriority w:val="99"/>
    <w:semiHidden/>
    <w:unhideWhenUsed/>
    <w:rsid w:val="005A33E2"/>
    <w:rPr>
      <w:sz w:val="16"/>
      <w:szCs w:val="16"/>
    </w:rPr>
  </w:style>
  <w:style w:type="paragraph" w:styleId="CommentText">
    <w:name w:val="annotation text"/>
    <w:basedOn w:val="Normal"/>
    <w:link w:val="CommentTextChar"/>
    <w:uiPriority w:val="99"/>
    <w:unhideWhenUsed/>
    <w:rsid w:val="005A33E2"/>
    <w:pPr>
      <w:spacing w:line="240" w:lineRule="auto"/>
    </w:pPr>
    <w:rPr>
      <w:sz w:val="20"/>
      <w:szCs w:val="20"/>
    </w:rPr>
  </w:style>
  <w:style w:type="character" w:customStyle="1" w:styleId="CommentTextChar">
    <w:name w:val="Comment Text Char"/>
    <w:basedOn w:val="DefaultParagraphFont"/>
    <w:link w:val="CommentText"/>
    <w:uiPriority w:val="99"/>
    <w:rsid w:val="005A33E2"/>
    <w:rPr>
      <w:sz w:val="20"/>
      <w:szCs w:val="20"/>
    </w:rPr>
  </w:style>
  <w:style w:type="paragraph" w:styleId="CommentSubject">
    <w:name w:val="annotation subject"/>
    <w:basedOn w:val="CommentText"/>
    <w:next w:val="CommentText"/>
    <w:link w:val="CommentSubjectChar"/>
    <w:uiPriority w:val="99"/>
    <w:semiHidden/>
    <w:unhideWhenUsed/>
    <w:rsid w:val="005A33E2"/>
    <w:rPr>
      <w:b/>
      <w:bCs/>
    </w:rPr>
  </w:style>
  <w:style w:type="character" w:customStyle="1" w:styleId="CommentSubjectChar">
    <w:name w:val="Comment Subject Char"/>
    <w:basedOn w:val="CommentTextChar"/>
    <w:link w:val="CommentSubject"/>
    <w:uiPriority w:val="99"/>
    <w:semiHidden/>
    <w:rsid w:val="005A33E2"/>
    <w:rPr>
      <w:b/>
      <w:bCs/>
      <w:sz w:val="20"/>
      <w:szCs w:val="20"/>
    </w:rPr>
  </w:style>
  <w:style w:type="paragraph" w:styleId="BalloonText">
    <w:name w:val="Balloon Text"/>
    <w:basedOn w:val="Normal"/>
    <w:link w:val="BalloonTextChar"/>
    <w:uiPriority w:val="99"/>
    <w:semiHidden/>
    <w:unhideWhenUsed/>
    <w:rsid w:val="005A33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33E2"/>
    <w:rPr>
      <w:rFonts w:ascii="Tahoma" w:hAnsi="Tahoma" w:cs="Tahoma"/>
      <w:sz w:val="16"/>
      <w:szCs w:val="16"/>
    </w:rPr>
  </w:style>
  <w:style w:type="paragraph" w:customStyle="1" w:styleId="08SectionHeader3">
    <w:name w:val="08. Section Header 3"/>
    <w:basedOn w:val="08SectionHeader2"/>
    <w:next w:val="09BodyFirstParagraph"/>
    <w:qFormat/>
    <w:rsid w:val="005A33E2"/>
    <w:rPr>
      <w:i w:val="0"/>
    </w:rPr>
  </w:style>
  <w:style w:type="paragraph" w:customStyle="1" w:styleId="20FundingSectionHeader">
    <w:name w:val="20. Funding Section Header"/>
    <w:basedOn w:val="08SectionHeader1"/>
    <w:next w:val="21AcknowledgmentsSectionHeader"/>
    <w:qFormat/>
    <w:rsid w:val="00BA2412"/>
    <w:pPr>
      <w:numPr>
        <w:numId w:val="0"/>
      </w:numPr>
      <w:spacing w:after="120"/>
      <w:ind w:left="360" w:hanging="360"/>
    </w:pPr>
    <w:rPr>
      <w:sz w:val="18"/>
    </w:rPr>
  </w:style>
  <w:style w:type="paragraph" w:customStyle="1" w:styleId="21AcknowledgmentsSectionHeader">
    <w:name w:val="21. Acknowledgments Section Header"/>
    <w:basedOn w:val="20FundingSectionHeader"/>
    <w:next w:val="22DisclosuresSectionHeader"/>
    <w:qFormat/>
    <w:rsid w:val="00A55B30"/>
  </w:style>
  <w:style w:type="paragraph" w:customStyle="1" w:styleId="12FigureCaptionShort">
    <w:name w:val="12. Figure Caption Short"/>
    <w:basedOn w:val="09BodyFirstParagraph"/>
    <w:next w:val="10BodySubsequentParagraph"/>
    <w:qFormat/>
    <w:rsid w:val="00FD5E0D"/>
    <w:pPr>
      <w:spacing w:after="120"/>
      <w:ind w:left="720" w:right="720"/>
      <w:jc w:val="center"/>
    </w:pPr>
    <w:rPr>
      <w:sz w:val="16"/>
    </w:rPr>
  </w:style>
  <w:style w:type="paragraph" w:customStyle="1" w:styleId="12FigureCaptionLong">
    <w:name w:val="12. Figure Caption Long"/>
    <w:basedOn w:val="12FigureCaptionShort"/>
    <w:next w:val="10BodySubsequentParagraph"/>
    <w:qFormat/>
    <w:rsid w:val="00FD5E0D"/>
    <w:pPr>
      <w:jc w:val="both"/>
    </w:pPr>
  </w:style>
  <w:style w:type="paragraph" w:customStyle="1" w:styleId="14TableCaption">
    <w:name w:val="14. Table Caption"/>
    <w:basedOn w:val="09BodyFirstParagraph"/>
    <w:next w:val="15TableBody"/>
    <w:qFormat/>
    <w:rsid w:val="0048331C"/>
    <w:pPr>
      <w:spacing w:before="240" w:after="160"/>
      <w:jc w:val="center"/>
    </w:pPr>
    <w:rPr>
      <w:b/>
      <w:sz w:val="16"/>
    </w:rPr>
  </w:style>
  <w:style w:type="paragraph" w:customStyle="1" w:styleId="13Equation">
    <w:name w:val="13. Equation"/>
    <w:basedOn w:val="10BodySubsequentParagraph"/>
    <w:next w:val="10BodySubsequentParagraph"/>
    <w:qFormat/>
    <w:rsid w:val="00176184"/>
    <w:pPr>
      <w:tabs>
        <w:tab w:val="center" w:pos="4320"/>
        <w:tab w:val="right" w:pos="7560"/>
      </w:tabs>
      <w:spacing w:before="120"/>
      <w:ind w:firstLine="0"/>
      <w:jc w:val="left"/>
    </w:pPr>
  </w:style>
  <w:style w:type="paragraph" w:customStyle="1" w:styleId="16TableFootnote">
    <w:name w:val="16. Table Footnote"/>
    <w:basedOn w:val="09BodyFirstParagraph"/>
    <w:next w:val="10BodySubsequentParagraph"/>
    <w:rsid w:val="00432E94"/>
    <w:pPr>
      <w:spacing w:after="120"/>
    </w:pPr>
    <w:rPr>
      <w:sz w:val="16"/>
    </w:rPr>
  </w:style>
  <w:style w:type="paragraph" w:customStyle="1" w:styleId="15TableBody">
    <w:name w:val="15. Table Body"/>
    <w:basedOn w:val="09BodyFirstParagraph"/>
    <w:next w:val="10BodySubsequentParagraph"/>
    <w:qFormat/>
    <w:rsid w:val="0048331C"/>
    <w:pPr>
      <w:spacing w:before="0" w:after="80"/>
    </w:pPr>
    <w:rPr>
      <w:sz w:val="16"/>
    </w:rPr>
  </w:style>
  <w:style w:type="paragraph" w:customStyle="1" w:styleId="19ListNumber1">
    <w:name w:val="19. List Number 1"/>
    <w:basedOn w:val="10BodySubsequentParagraph"/>
    <w:rsid w:val="00FC5DCC"/>
    <w:pPr>
      <w:numPr>
        <w:numId w:val="7"/>
      </w:numPr>
      <w:spacing w:before="120"/>
    </w:pPr>
  </w:style>
  <w:style w:type="paragraph" w:customStyle="1" w:styleId="05WebAddress">
    <w:name w:val="05. Web Address"/>
    <w:basedOn w:val="04Email"/>
    <w:next w:val="06AbstractBody"/>
    <w:rsid w:val="00CB0396"/>
  </w:style>
  <w:style w:type="paragraph" w:customStyle="1" w:styleId="11Figure">
    <w:name w:val="11. Figure"/>
    <w:basedOn w:val="09BodyFirstParagraph"/>
    <w:next w:val="12FigureCaptionLong"/>
    <w:qFormat/>
    <w:rsid w:val="00FD5E0D"/>
    <w:pPr>
      <w:jc w:val="center"/>
    </w:pPr>
    <w:rPr>
      <w:sz w:val="16"/>
    </w:rPr>
  </w:style>
  <w:style w:type="paragraph" w:customStyle="1" w:styleId="19ListNumber2">
    <w:name w:val="19. List Number 2"/>
    <w:basedOn w:val="19ListNumber1"/>
    <w:rsid w:val="00EC0262"/>
    <w:pPr>
      <w:numPr>
        <w:numId w:val="8"/>
      </w:numPr>
    </w:pPr>
  </w:style>
  <w:style w:type="paragraph" w:customStyle="1" w:styleId="18ListUnnumbered">
    <w:name w:val="18. List Unnumbered"/>
    <w:basedOn w:val="19ListNumber1"/>
    <w:rsid w:val="00062D82"/>
    <w:pPr>
      <w:numPr>
        <w:numId w:val="0"/>
      </w:numPr>
      <w:ind w:left="360"/>
    </w:pPr>
  </w:style>
  <w:style w:type="paragraph" w:customStyle="1" w:styleId="17ListBulleted">
    <w:name w:val="17. List Bulleted"/>
    <w:basedOn w:val="18ListUnnumbered"/>
    <w:rsid w:val="00A035D7"/>
    <w:pPr>
      <w:numPr>
        <w:numId w:val="9"/>
      </w:numPr>
    </w:pPr>
  </w:style>
  <w:style w:type="paragraph" w:customStyle="1" w:styleId="02Author-AO">
    <w:name w:val="02. Author - AO"/>
    <w:basedOn w:val="02Author-BOE"/>
    <w:next w:val="03AuthorAffiliation"/>
    <w:qFormat/>
    <w:rsid w:val="005F4008"/>
    <w:rPr>
      <w:color w:val="26428F"/>
    </w:rPr>
  </w:style>
  <w:style w:type="paragraph" w:customStyle="1" w:styleId="02Author-JOSAA">
    <w:name w:val="02. Author - JOSAA"/>
    <w:basedOn w:val="02Author-AO"/>
    <w:next w:val="03AuthorAffiliation"/>
    <w:qFormat/>
    <w:rsid w:val="005F4008"/>
    <w:rPr>
      <w:color w:val="4C265B"/>
    </w:rPr>
  </w:style>
  <w:style w:type="paragraph" w:customStyle="1" w:styleId="02Author-JOSAB">
    <w:name w:val="02. Author - JOSAB"/>
    <w:basedOn w:val="02Author-JOSAA"/>
    <w:next w:val="03AuthorAffiliation"/>
    <w:qFormat/>
    <w:rsid w:val="005F4008"/>
    <w:rPr>
      <w:color w:val="16A14C"/>
    </w:rPr>
  </w:style>
  <w:style w:type="paragraph" w:customStyle="1" w:styleId="02Author-Optica">
    <w:name w:val="02. Author - Optica"/>
    <w:basedOn w:val="02Author-JOSAA"/>
    <w:next w:val="03AuthorAffiliation"/>
    <w:qFormat/>
    <w:rsid w:val="005F4008"/>
    <w:rPr>
      <w:color w:val="007B4A"/>
    </w:rPr>
  </w:style>
  <w:style w:type="paragraph" w:customStyle="1" w:styleId="02Author-OL">
    <w:name w:val="02. Author - OL"/>
    <w:basedOn w:val="02Author-Optica"/>
    <w:next w:val="03AuthorAffiliation"/>
    <w:qFormat/>
    <w:rsid w:val="005F4008"/>
    <w:rPr>
      <w:color w:val="254982"/>
    </w:rPr>
  </w:style>
  <w:style w:type="paragraph" w:customStyle="1" w:styleId="22DisclosuresSectionHeader">
    <w:name w:val="22. Disclosures Section Header"/>
    <w:basedOn w:val="21AcknowledgmentsSectionHeader"/>
    <w:next w:val="23DataAvailabilitySectionHeader"/>
    <w:qFormat/>
    <w:rsid w:val="007F35CC"/>
  </w:style>
  <w:style w:type="character" w:customStyle="1" w:styleId="Heading1Char">
    <w:name w:val="Heading 1 Char"/>
    <w:basedOn w:val="DefaultParagraphFont"/>
    <w:link w:val="Heading1"/>
    <w:uiPriority w:val="9"/>
    <w:rsid w:val="006270B3"/>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497360"/>
    <w:rPr>
      <w:color w:val="0000FF" w:themeColor="hyperlink"/>
      <w:u w:val="single"/>
    </w:rPr>
  </w:style>
  <w:style w:type="paragraph" w:customStyle="1" w:styleId="08SectionHeader10">
    <w:name w:val="08. Section Header 1"/>
    <w:next w:val="09BodyFirstParagraph"/>
    <w:qFormat/>
    <w:rsid w:val="00497360"/>
    <w:pPr>
      <w:spacing w:before="120" w:after="0" w:line="240" w:lineRule="auto"/>
      <w:ind w:left="360" w:hanging="360"/>
    </w:pPr>
    <w:rPr>
      <w:rFonts w:ascii="Arial" w:hAnsi="Arial"/>
      <w:b/>
      <w:sz w:val="20"/>
    </w:rPr>
  </w:style>
  <w:style w:type="table" w:styleId="TableGrid">
    <w:name w:val="Table Grid"/>
    <w:basedOn w:val="TableNormal"/>
    <w:uiPriority w:val="59"/>
    <w:rsid w:val="009941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2Author-AOP">
    <w:name w:val="02. Author - AOP"/>
    <w:basedOn w:val="02Author-AO"/>
    <w:rsid w:val="00092896"/>
    <w:rPr>
      <w:color w:val="8F043A"/>
    </w:rPr>
  </w:style>
  <w:style w:type="paragraph" w:customStyle="1" w:styleId="02Author-PRJ">
    <w:name w:val="02. Author - PRJ"/>
    <w:basedOn w:val="02Author-Optica"/>
    <w:rsid w:val="00BD2F0B"/>
    <w:rPr>
      <w:color w:val="7E2C2E"/>
    </w:rPr>
  </w:style>
  <w:style w:type="paragraph" w:customStyle="1" w:styleId="02Author">
    <w:name w:val="02. Author"/>
    <w:basedOn w:val="02Author-AO"/>
    <w:next w:val="03AuthorAffiliation"/>
    <w:rsid w:val="00974BEF"/>
    <w:rPr>
      <w:color w:val="595959" w:themeColor="text1" w:themeTint="A6"/>
    </w:rPr>
  </w:style>
  <w:style w:type="paragraph" w:customStyle="1" w:styleId="02Author-OSAC">
    <w:name w:val="02. Author - OSAC"/>
    <w:basedOn w:val="02Author-OME"/>
    <w:next w:val="03AuthorAffiliation"/>
    <w:rsid w:val="00D07434"/>
    <w:rPr>
      <w:color w:val="006E90"/>
    </w:rPr>
  </w:style>
  <w:style w:type="character" w:styleId="Emphasis">
    <w:name w:val="Emphasis"/>
    <w:basedOn w:val="DefaultParagraphFont"/>
    <w:uiPriority w:val="20"/>
    <w:qFormat/>
    <w:rsid w:val="00EB7638"/>
    <w:rPr>
      <w:i/>
      <w:iCs/>
    </w:rPr>
  </w:style>
  <w:style w:type="character" w:styleId="Strong">
    <w:name w:val="Strong"/>
    <w:basedOn w:val="DefaultParagraphFont"/>
    <w:uiPriority w:val="22"/>
    <w:qFormat/>
    <w:rsid w:val="00510E7A"/>
    <w:rPr>
      <w:b/>
      <w:bCs/>
    </w:rPr>
  </w:style>
  <w:style w:type="character" w:customStyle="1" w:styleId="UnresolvedMention1">
    <w:name w:val="Unresolved Mention1"/>
    <w:basedOn w:val="DefaultParagraphFont"/>
    <w:uiPriority w:val="99"/>
    <w:semiHidden/>
    <w:unhideWhenUsed/>
    <w:rsid w:val="00510E7A"/>
    <w:rPr>
      <w:color w:val="605E5C"/>
      <w:shd w:val="clear" w:color="auto" w:fill="E1DFDD"/>
    </w:rPr>
  </w:style>
  <w:style w:type="paragraph" w:customStyle="1" w:styleId="23DataAvailabilitySectionHeader">
    <w:name w:val="23. Data Availability Section Header"/>
    <w:basedOn w:val="22DisclosuresSectionHeader"/>
    <w:rsid w:val="00BA2412"/>
  </w:style>
  <w:style w:type="paragraph" w:styleId="NormalWeb">
    <w:name w:val="Normal (Web)"/>
    <w:basedOn w:val="Normal"/>
    <w:uiPriority w:val="99"/>
    <w:semiHidden/>
    <w:unhideWhenUsed/>
    <w:rsid w:val="00195F8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24SupplementalDocumentSection">
    <w:name w:val="24. Supplemental Document Section"/>
    <w:basedOn w:val="23DataAvailabilitySectionHeader"/>
    <w:next w:val="25ReferenceSectionHeader"/>
    <w:rsid w:val="00E321F1"/>
  </w:style>
  <w:style w:type="paragraph" w:customStyle="1" w:styleId="OSAReference">
    <w:name w:val="OSA Reference"/>
    <w:basedOn w:val="Normal"/>
    <w:qFormat/>
    <w:rsid w:val="00E61943"/>
    <w:pPr>
      <w:numPr>
        <w:numId w:val="22"/>
      </w:numPr>
      <w:autoSpaceDE w:val="0"/>
      <w:autoSpaceDN w:val="0"/>
      <w:adjustRightInd w:val="0"/>
      <w:spacing w:after="0" w:line="240" w:lineRule="auto"/>
    </w:pPr>
    <w:rPr>
      <w:rFonts w:ascii="Calibri" w:eastAsia="SimSun" w:hAnsi="Calibri" w:cs="AdvOT9cb306be.B"/>
      <w:spacing w:val="-6"/>
      <w:sz w:val="17"/>
      <w:szCs w:val="18"/>
    </w:rPr>
  </w:style>
  <w:style w:type="character" w:styleId="LineNumber">
    <w:name w:val="line number"/>
    <w:basedOn w:val="DefaultParagraphFont"/>
    <w:uiPriority w:val="99"/>
    <w:semiHidden/>
    <w:unhideWhenUsed/>
    <w:rsid w:val="00A43C17"/>
  </w:style>
  <w:style w:type="character" w:styleId="FollowedHyperlink">
    <w:name w:val="FollowedHyperlink"/>
    <w:basedOn w:val="DefaultParagraphFont"/>
    <w:uiPriority w:val="99"/>
    <w:semiHidden/>
    <w:unhideWhenUsed/>
    <w:rsid w:val="00413A22"/>
    <w:rPr>
      <w:color w:val="800080" w:themeColor="followedHyperlink"/>
      <w:u w:val="single"/>
    </w:rPr>
  </w:style>
  <w:style w:type="paragraph" w:styleId="Bibliography">
    <w:name w:val="Bibliography"/>
    <w:basedOn w:val="Normal"/>
    <w:next w:val="Normal"/>
    <w:uiPriority w:val="37"/>
    <w:unhideWhenUsed/>
    <w:rsid w:val="002753C8"/>
    <w:pPr>
      <w:tabs>
        <w:tab w:val="left" w:pos="504"/>
      </w:tabs>
      <w:spacing w:after="0" w:line="240" w:lineRule="auto"/>
      <w:ind w:left="504" w:hanging="504"/>
    </w:pPr>
  </w:style>
  <w:style w:type="paragraph" w:styleId="Header">
    <w:name w:val="header"/>
    <w:basedOn w:val="Normal"/>
    <w:link w:val="HeaderChar"/>
    <w:uiPriority w:val="99"/>
    <w:unhideWhenUsed/>
    <w:rsid w:val="002753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53C8"/>
  </w:style>
  <w:style w:type="paragraph" w:styleId="Caption">
    <w:name w:val="caption"/>
    <w:basedOn w:val="Normal"/>
    <w:next w:val="Normal"/>
    <w:uiPriority w:val="35"/>
    <w:unhideWhenUsed/>
    <w:qFormat/>
    <w:rsid w:val="008D5DA5"/>
    <w:pPr>
      <w:spacing w:line="240" w:lineRule="auto"/>
    </w:pPr>
    <w:rPr>
      <w:i/>
      <w:iCs/>
      <w:color w:val="1F497D" w:themeColor="text2"/>
      <w:sz w:val="18"/>
      <w:szCs w:val="18"/>
    </w:rPr>
  </w:style>
  <w:style w:type="paragraph" w:styleId="Revision">
    <w:name w:val="Revision"/>
    <w:hidden/>
    <w:uiPriority w:val="99"/>
    <w:semiHidden/>
    <w:rsid w:val="000D620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20525">
      <w:bodyDiv w:val="1"/>
      <w:marLeft w:val="0"/>
      <w:marRight w:val="0"/>
      <w:marTop w:val="0"/>
      <w:marBottom w:val="0"/>
      <w:divBdr>
        <w:top w:val="none" w:sz="0" w:space="0" w:color="auto"/>
        <w:left w:val="none" w:sz="0" w:space="0" w:color="auto"/>
        <w:bottom w:val="none" w:sz="0" w:space="0" w:color="auto"/>
        <w:right w:val="none" w:sz="0" w:space="0" w:color="auto"/>
      </w:divBdr>
    </w:div>
    <w:div w:id="272371476">
      <w:bodyDiv w:val="1"/>
      <w:marLeft w:val="0"/>
      <w:marRight w:val="0"/>
      <w:marTop w:val="0"/>
      <w:marBottom w:val="0"/>
      <w:divBdr>
        <w:top w:val="none" w:sz="0" w:space="0" w:color="auto"/>
        <w:left w:val="none" w:sz="0" w:space="0" w:color="auto"/>
        <w:bottom w:val="none" w:sz="0" w:space="0" w:color="auto"/>
        <w:right w:val="none" w:sz="0" w:space="0" w:color="auto"/>
      </w:divBdr>
    </w:div>
    <w:div w:id="982395705">
      <w:bodyDiv w:val="1"/>
      <w:marLeft w:val="0"/>
      <w:marRight w:val="0"/>
      <w:marTop w:val="0"/>
      <w:marBottom w:val="0"/>
      <w:divBdr>
        <w:top w:val="none" w:sz="0" w:space="0" w:color="auto"/>
        <w:left w:val="none" w:sz="0" w:space="0" w:color="auto"/>
        <w:bottom w:val="none" w:sz="0" w:space="0" w:color="auto"/>
        <w:right w:val="none" w:sz="0" w:space="0" w:color="auto"/>
      </w:divBdr>
    </w:div>
    <w:div w:id="1130365570">
      <w:bodyDiv w:val="1"/>
      <w:marLeft w:val="0"/>
      <w:marRight w:val="0"/>
      <w:marTop w:val="0"/>
      <w:marBottom w:val="0"/>
      <w:divBdr>
        <w:top w:val="none" w:sz="0" w:space="0" w:color="auto"/>
        <w:left w:val="none" w:sz="0" w:space="0" w:color="auto"/>
        <w:bottom w:val="none" w:sz="0" w:space="0" w:color="auto"/>
        <w:right w:val="none" w:sz="0" w:space="0" w:color="auto"/>
      </w:divBdr>
    </w:div>
    <w:div w:id="1333877505">
      <w:bodyDiv w:val="1"/>
      <w:marLeft w:val="0"/>
      <w:marRight w:val="0"/>
      <w:marTop w:val="0"/>
      <w:marBottom w:val="0"/>
      <w:divBdr>
        <w:top w:val="none" w:sz="0" w:space="0" w:color="auto"/>
        <w:left w:val="none" w:sz="0" w:space="0" w:color="auto"/>
        <w:bottom w:val="none" w:sz="0" w:space="0" w:color="auto"/>
        <w:right w:val="none" w:sz="0" w:space="0" w:color="auto"/>
      </w:divBdr>
    </w:div>
    <w:div w:id="1539735085">
      <w:bodyDiv w:val="1"/>
      <w:marLeft w:val="0"/>
      <w:marRight w:val="0"/>
      <w:marTop w:val="0"/>
      <w:marBottom w:val="0"/>
      <w:divBdr>
        <w:top w:val="none" w:sz="0" w:space="0" w:color="auto"/>
        <w:left w:val="none" w:sz="0" w:space="0" w:color="auto"/>
        <w:bottom w:val="none" w:sz="0" w:space="0" w:color="auto"/>
        <w:right w:val="none" w:sz="0" w:space="0" w:color="auto"/>
      </w:divBdr>
    </w:div>
    <w:div w:id="1731420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microsoft.com/office/2011/relationships/people" Target="peop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doi.org/10.1364/OA_License_v2"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9D468D-DC8A-4E7F-A5C5-B3B51B377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1030</TotalTime>
  <Pages>8</Pages>
  <Words>12075</Words>
  <Characters>68830</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OSA</Company>
  <LinksUpToDate>false</LinksUpToDate>
  <CharactersWithSpaces>80744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Jennifer Mayfield</dc:creator>
  <cp:lastModifiedBy>ShuangHeng Wang</cp:lastModifiedBy>
  <cp:revision>137</cp:revision>
  <cp:lastPrinted>2022-10-17T22:38:00Z</cp:lastPrinted>
  <dcterms:created xsi:type="dcterms:W3CDTF">2022-08-19T13:41:00Z</dcterms:created>
  <dcterms:modified xsi:type="dcterms:W3CDTF">2022-11-23T23:24:00Z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id="KY9FluC7"/&gt;&lt;style id="http://www.zotero.org/styles/optics-express" hasBibliography="1" bibliographyStyleHasBeenSet="1"/&gt;&lt;prefs&gt;&lt;pref name="fieldType" value="Field"/&gt;&lt;pref name="automaticJournalAb</vt:lpwstr>
  </property>
  <property fmtid="{D5CDD505-2E9C-101B-9397-08002B2CF9AE}" pid="3" name="ZOTERO_PREF_2">
    <vt:lpwstr>breviations" value="true"/&gt;&lt;/prefs&gt;&lt;/data&gt;</vt:lpwstr>
  </property>
</Properties>
</file>